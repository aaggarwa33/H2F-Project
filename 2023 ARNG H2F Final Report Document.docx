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EEDDC" w14:textId="4543DAE9" w:rsidR="00527A65" w:rsidRDefault="00527A65" w:rsidP="00527A65">
      <w:pPr>
        <w:spacing w:line="480" w:lineRule="auto"/>
      </w:pPr>
    </w:p>
    <w:p w14:paraId="78990DF2" w14:textId="77777777" w:rsidR="00AF753E" w:rsidRDefault="00AF753E" w:rsidP="00527A65">
      <w:pPr>
        <w:spacing w:line="480" w:lineRule="auto"/>
      </w:pPr>
    </w:p>
    <w:p w14:paraId="3D982DBE" w14:textId="77777777" w:rsidR="00AF753E" w:rsidRDefault="00AF753E" w:rsidP="00527A65">
      <w:pPr>
        <w:spacing w:line="480" w:lineRule="auto"/>
      </w:pPr>
    </w:p>
    <w:p w14:paraId="153E4156" w14:textId="77777777" w:rsidR="00AF753E" w:rsidRDefault="00AF753E" w:rsidP="00527A65">
      <w:pPr>
        <w:spacing w:line="480" w:lineRule="auto"/>
      </w:pPr>
    </w:p>
    <w:p w14:paraId="5DE8092E" w14:textId="77777777" w:rsidR="00527A65" w:rsidRDefault="00527A65" w:rsidP="00527A65">
      <w:pPr>
        <w:spacing w:line="480" w:lineRule="auto"/>
      </w:pPr>
    </w:p>
    <w:p w14:paraId="3C120E63" w14:textId="77777777" w:rsidR="00092335" w:rsidRDefault="00092335" w:rsidP="00527A65">
      <w:pPr>
        <w:spacing w:line="480" w:lineRule="auto"/>
      </w:pPr>
    </w:p>
    <w:p w14:paraId="29B51815" w14:textId="7CAC27D7" w:rsidR="00527A65" w:rsidRDefault="0080333E" w:rsidP="00527A65">
      <w:pPr>
        <w:spacing w:line="480" w:lineRule="auto"/>
        <w:jc w:val="center"/>
      </w:pPr>
      <w:r>
        <w:t xml:space="preserve">Final Report </w:t>
      </w:r>
      <w:r w:rsidR="00A55032">
        <w:t xml:space="preserve">on the </w:t>
      </w:r>
      <w:r>
        <w:t xml:space="preserve">Investigation of a </w:t>
      </w:r>
      <w:r w:rsidR="00B643FF">
        <w:t>Centralized Database</w:t>
      </w:r>
      <w:r>
        <w:t xml:space="preserve"> and Resource Repository for the Army National Guard</w:t>
      </w:r>
    </w:p>
    <w:p w14:paraId="2369A676" w14:textId="77777777" w:rsidR="00527A65" w:rsidRDefault="00527A65" w:rsidP="00527A65">
      <w:pPr>
        <w:spacing w:line="480" w:lineRule="auto"/>
      </w:pPr>
    </w:p>
    <w:p w14:paraId="2723C5A0" w14:textId="77777777" w:rsidR="00527A65" w:rsidRDefault="00527A65" w:rsidP="00527A65">
      <w:pPr>
        <w:spacing w:line="480" w:lineRule="auto"/>
      </w:pPr>
    </w:p>
    <w:p w14:paraId="41D99B56" w14:textId="77777777" w:rsidR="00527A65" w:rsidRDefault="00527A65" w:rsidP="00527A65">
      <w:pPr>
        <w:spacing w:line="480" w:lineRule="auto"/>
        <w:jc w:val="center"/>
      </w:pPr>
    </w:p>
    <w:p w14:paraId="54290FE7" w14:textId="77777777" w:rsidR="00527A65" w:rsidRDefault="00527A65" w:rsidP="00527A65">
      <w:pPr>
        <w:spacing w:line="480" w:lineRule="auto"/>
        <w:jc w:val="center"/>
      </w:pPr>
      <w:r>
        <w:t>By</w:t>
      </w:r>
    </w:p>
    <w:p w14:paraId="1CACA2CA" w14:textId="3BF99A47" w:rsidR="00527A65" w:rsidRDefault="00513F94" w:rsidP="00513F94">
      <w:pPr>
        <w:spacing w:line="480" w:lineRule="auto"/>
        <w:jc w:val="center"/>
      </w:pPr>
      <w:r>
        <w:t>Maleiha Ali</w:t>
      </w:r>
    </w:p>
    <w:p w14:paraId="32C7CCF2" w14:textId="3248CB02" w:rsidR="00513F94" w:rsidRDefault="00513F94" w:rsidP="00513F94">
      <w:pPr>
        <w:spacing w:line="480" w:lineRule="auto"/>
        <w:jc w:val="center"/>
      </w:pPr>
      <w:r>
        <w:t>Ian Driscoll</w:t>
      </w:r>
    </w:p>
    <w:p w14:paraId="5BA13B00" w14:textId="1078A71F" w:rsidR="00513F94" w:rsidRDefault="00513F94" w:rsidP="00513F94">
      <w:pPr>
        <w:spacing w:line="480" w:lineRule="auto"/>
        <w:jc w:val="center"/>
      </w:pPr>
      <w:r>
        <w:t>Anisha Aggarwal</w:t>
      </w:r>
    </w:p>
    <w:p w14:paraId="1EFC564A" w14:textId="001DE94C" w:rsidR="00513F94" w:rsidRPr="000F1DB4" w:rsidRDefault="00513F94" w:rsidP="00513F94">
      <w:pPr>
        <w:spacing w:line="480" w:lineRule="auto"/>
        <w:jc w:val="center"/>
      </w:pPr>
      <w:r>
        <w:t>Emaly Vatne</w:t>
      </w:r>
    </w:p>
    <w:p w14:paraId="25EDDA5A" w14:textId="77777777" w:rsidR="00527A65" w:rsidRDefault="00527A65" w:rsidP="00527A65">
      <w:pPr>
        <w:spacing w:line="480" w:lineRule="auto"/>
        <w:jc w:val="center"/>
      </w:pPr>
    </w:p>
    <w:p w14:paraId="30DE86AA" w14:textId="4B0078B8" w:rsidR="00527A65" w:rsidRDefault="00A109C1" w:rsidP="00527A65">
      <w:pPr>
        <w:spacing w:line="480" w:lineRule="auto"/>
        <w:jc w:val="center"/>
      </w:pPr>
      <w:r>
        <w:t xml:space="preserve">National Security Innovation </w:t>
      </w:r>
      <w:r w:rsidR="00170B12">
        <w:t>Network</w:t>
      </w:r>
    </w:p>
    <w:p w14:paraId="402FF894" w14:textId="3756AFBF" w:rsidR="00170B12" w:rsidRDefault="00170B12" w:rsidP="00527A65">
      <w:pPr>
        <w:spacing w:line="480" w:lineRule="auto"/>
        <w:jc w:val="center"/>
      </w:pPr>
      <w:r>
        <w:t>X-Force Fellowship</w:t>
      </w:r>
    </w:p>
    <w:p w14:paraId="4FD7A4E0" w14:textId="066F1DBF" w:rsidR="00527A65" w:rsidRDefault="00170B12" w:rsidP="00B643FF">
      <w:pPr>
        <w:spacing w:line="480" w:lineRule="auto"/>
        <w:jc w:val="center"/>
      </w:pPr>
      <w:r>
        <w:t>Army National Guard</w:t>
      </w:r>
    </w:p>
    <w:p w14:paraId="1EDCF939" w14:textId="77777777" w:rsidR="00527A65" w:rsidRDefault="00527A65" w:rsidP="00527A65">
      <w:pPr>
        <w:spacing w:line="480" w:lineRule="auto"/>
      </w:pPr>
    </w:p>
    <w:p w14:paraId="1E51BD00" w14:textId="77777777" w:rsidR="00527A65" w:rsidRDefault="00527A65" w:rsidP="00527A65">
      <w:pPr>
        <w:spacing w:line="480" w:lineRule="auto"/>
      </w:pPr>
    </w:p>
    <w:p w14:paraId="40CC72CE" w14:textId="77777777" w:rsidR="00527A65" w:rsidRDefault="00527A65" w:rsidP="00527A65">
      <w:pPr>
        <w:spacing w:line="480" w:lineRule="auto"/>
      </w:pPr>
    </w:p>
    <w:p w14:paraId="7E5D1F73" w14:textId="77777777" w:rsidR="00527A65" w:rsidRDefault="00527A65" w:rsidP="00527A65">
      <w:pPr>
        <w:spacing w:line="480" w:lineRule="auto"/>
      </w:pPr>
    </w:p>
    <w:p w14:paraId="558C7E14" w14:textId="77777777" w:rsidR="00527A65" w:rsidRDefault="00527A65" w:rsidP="00527A65">
      <w:pPr>
        <w:spacing w:line="480" w:lineRule="auto"/>
      </w:pPr>
    </w:p>
    <w:p w14:paraId="09CDB67C" w14:textId="77777777" w:rsidR="00527A65" w:rsidRDefault="00527A65" w:rsidP="00527A65">
      <w:pPr>
        <w:spacing w:line="480" w:lineRule="auto"/>
      </w:pPr>
    </w:p>
    <w:p w14:paraId="33DE7822" w14:textId="77777777" w:rsidR="00527A65" w:rsidRDefault="00527A65" w:rsidP="00527A65">
      <w:pPr>
        <w:spacing w:line="480" w:lineRule="auto"/>
      </w:pPr>
    </w:p>
    <w:p w14:paraId="355F2B7D" w14:textId="77777777" w:rsidR="00B643FF" w:rsidRDefault="00B643FF" w:rsidP="00527A65">
      <w:pPr>
        <w:spacing w:line="480" w:lineRule="auto"/>
        <w:jc w:val="center"/>
      </w:pPr>
    </w:p>
    <w:p w14:paraId="636D80B5" w14:textId="77777777" w:rsidR="00B643FF" w:rsidRDefault="00B643FF" w:rsidP="00527A65">
      <w:pPr>
        <w:spacing w:line="480" w:lineRule="auto"/>
        <w:jc w:val="center"/>
      </w:pPr>
    </w:p>
    <w:p w14:paraId="528851D3" w14:textId="77777777" w:rsidR="00B643FF" w:rsidRDefault="00B643FF" w:rsidP="00527A65">
      <w:pPr>
        <w:spacing w:line="480" w:lineRule="auto"/>
        <w:jc w:val="center"/>
      </w:pPr>
    </w:p>
    <w:p w14:paraId="77D43770" w14:textId="77777777" w:rsidR="00B643FF" w:rsidRDefault="00B643FF" w:rsidP="00527A65">
      <w:pPr>
        <w:spacing w:line="480" w:lineRule="auto"/>
        <w:jc w:val="center"/>
      </w:pPr>
    </w:p>
    <w:p w14:paraId="29A62DB3" w14:textId="77777777" w:rsidR="00B643FF" w:rsidRDefault="00B643FF" w:rsidP="00527A65">
      <w:pPr>
        <w:spacing w:line="480" w:lineRule="auto"/>
        <w:jc w:val="center"/>
      </w:pPr>
    </w:p>
    <w:p w14:paraId="78B375F5" w14:textId="235FB4C2" w:rsidR="00527A65" w:rsidRDefault="00527A65" w:rsidP="00527A65">
      <w:pPr>
        <w:spacing w:line="480" w:lineRule="auto"/>
        <w:jc w:val="center"/>
      </w:pPr>
      <w:r>
        <w:t>Copyrighted by</w:t>
      </w:r>
      <w:r w:rsidR="00092335">
        <w:t>:</w:t>
      </w:r>
    </w:p>
    <w:p w14:paraId="5B2ABC75" w14:textId="77777777" w:rsidR="00092335" w:rsidRDefault="00092335" w:rsidP="00092335">
      <w:pPr>
        <w:spacing w:line="480" w:lineRule="auto"/>
        <w:jc w:val="center"/>
      </w:pPr>
      <w:r>
        <w:t>Maleiha Ali</w:t>
      </w:r>
    </w:p>
    <w:p w14:paraId="118CBEC1" w14:textId="77777777" w:rsidR="00092335" w:rsidRDefault="00092335" w:rsidP="00092335">
      <w:pPr>
        <w:spacing w:line="480" w:lineRule="auto"/>
        <w:jc w:val="center"/>
      </w:pPr>
      <w:r>
        <w:t>Ian Driscoll</w:t>
      </w:r>
    </w:p>
    <w:p w14:paraId="5F7EBB51" w14:textId="77777777" w:rsidR="00092335" w:rsidRDefault="00092335" w:rsidP="00092335">
      <w:pPr>
        <w:spacing w:line="480" w:lineRule="auto"/>
        <w:jc w:val="center"/>
      </w:pPr>
      <w:r>
        <w:t>Anisha Aggarwal</w:t>
      </w:r>
    </w:p>
    <w:p w14:paraId="1BE4FE06" w14:textId="77777777" w:rsidR="00092335" w:rsidRPr="000F1DB4" w:rsidRDefault="00092335" w:rsidP="00092335">
      <w:pPr>
        <w:spacing w:line="480" w:lineRule="auto"/>
        <w:jc w:val="center"/>
      </w:pPr>
      <w:r>
        <w:t>Emaly Vatne</w:t>
      </w:r>
    </w:p>
    <w:p w14:paraId="691D8BDE" w14:textId="4246AAA3" w:rsidR="00527A65" w:rsidRDefault="001C3059" w:rsidP="00527A65">
      <w:pPr>
        <w:jc w:val="center"/>
      </w:pPr>
      <w:r>
        <w:t>2023</w:t>
      </w:r>
    </w:p>
    <w:p w14:paraId="2D8B9FD0" w14:textId="77777777" w:rsidR="00527A65" w:rsidRDefault="00527A65" w:rsidP="00527A65">
      <w:pPr>
        <w:spacing w:line="480" w:lineRule="auto"/>
      </w:pPr>
    </w:p>
    <w:p w14:paraId="607EB212" w14:textId="77777777" w:rsidR="00185AC8" w:rsidRDefault="0077693B" w:rsidP="00527A65">
      <w:pPr>
        <w:spacing w:line="480" w:lineRule="auto"/>
      </w:pPr>
      <w:r>
        <w:rPr>
          <w:noProof/>
        </w:rPr>
        <mc:AlternateContent>
          <mc:Choice Requires="wps">
            <w:drawing>
              <wp:anchor distT="0" distB="0" distL="114300" distR="114300" simplePos="0" relativeHeight="251658240" behindDoc="0" locked="0" layoutInCell="1" allowOverlap="1" wp14:anchorId="127FDE82" wp14:editId="4E87E51C">
                <wp:simplePos x="0" y="0"/>
                <wp:positionH relativeFrom="margin">
                  <wp:align>center</wp:align>
                </wp:positionH>
                <wp:positionV relativeFrom="page">
                  <wp:posOffset>8646168</wp:posOffset>
                </wp:positionV>
                <wp:extent cx="272005" cy="34724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72005" cy="347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142C88" w14:textId="77777777" w:rsidR="0004216D" w:rsidRDefault="000421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1B15EB45">
              <v:shapetype id="_x0000_t202" coordsize="21600,21600" o:spt="202" path="m,l,21600r21600,l21600,xe" w14:anchorId="127FDE82">
                <v:stroke joinstyle="miter"/>
                <v:path gradientshapeok="t" o:connecttype="rect"/>
              </v:shapetype>
              <v:shape id="Text Box 15" style="position:absolute;margin-left:0;margin-top:680.8pt;width:21.4pt;height:27.35pt;z-index:251658240;visibility:visible;mso-wrap-style:square;mso-wrap-distance-left:9pt;mso-wrap-distance-top:0;mso-wrap-distance-right:9pt;mso-wrap-distance-bottom:0;mso-position-horizontal:center;mso-position-horizontal-relative:margin;mso-position-vertical:absolute;mso-position-vertical-relative:page;v-text-anchor:top"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">
                <v:textbox>
                  <w:txbxContent>
                    <w:p w:rsidR="0004216D" w:rsidRDefault="0004216D" w14:paraId="672A6659" w14:textId="77777777"/>
                  </w:txbxContent>
                </v:textbox>
                <w10:wrap anchorx="margin" anchory="page"/>
              </v:shape>
            </w:pict>
          </mc:Fallback>
        </mc:AlternateContent>
      </w:r>
    </w:p>
    <w:p w14:paraId="77824FA0" w14:textId="77777777" w:rsidR="00527A65" w:rsidRDefault="00527A65" w:rsidP="00527A65">
      <w:pPr>
        <w:spacing w:line="480" w:lineRule="auto"/>
        <w:sectPr w:rsidR="00527A65" w:rsidSect="00C23E93">
          <w:headerReference w:type="even" r:id="rId11"/>
          <w:headerReference w:type="default" r:id="rId12"/>
          <w:headerReference w:type="first" r:id="rId13"/>
          <w:pgSz w:w="12240" w:h="15840"/>
          <w:pgMar w:top="1440" w:right="1440" w:bottom="1440" w:left="1440" w:header="720" w:footer="1584" w:gutter="0"/>
          <w:cols w:space="720"/>
          <w:docGrid w:linePitch="360"/>
        </w:sectPr>
      </w:pPr>
    </w:p>
    <w:p w14:paraId="5D35AD53" w14:textId="44CD53F2" w:rsidR="00527A65" w:rsidRDefault="003B1987" w:rsidP="00185AC8">
      <w:pPr>
        <w:pStyle w:val="Heading1"/>
      </w:pPr>
      <w:bookmarkStart w:id="0" w:name="_Toc142037149"/>
      <w:r>
        <w:lastRenderedPageBreak/>
        <w:t>Executive Summary</w:t>
      </w:r>
      <w:bookmarkEnd w:id="0"/>
    </w:p>
    <w:p w14:paraId="6F474143" w14:textId="5D37354C" w:rsidR="00527A65" w:rsidRDefault="287C755E" w:rsidP="49337621">
      <w:pPr>
        <w:spacing w:line="480" w:lineRule="auto"/>
        <w:ind w:firstLine="720"/>
        <w:rPr>
          <w:rFonts w:eastAsia="Times New Roman" w:cs="Times New Roman"/>
          <w:color w:val="000000" w:themeColor="text1"/>
        </w:rPr>
      </w:pPr>
      <w:r w:rsidRPr="740CF5AF">
        <w:rPr>
          <w:rFonts w:eastAsia="Times New Roman" w:cs="Times New Roman"/>
          <w:color w:val="000000" w:themeColor="text1"/>
        </w:rPr>
        <w:t xml:space="preserve">The Holistic Health and Fitness system (H2F) encompasses all aspects of a Soldier’s overall health and works to better understand and improve their health via physical, mental, spiritual, sleep, and nutritional readiness. </w:t>
      </w:r>
      <w:r w:rsidR="5F41DBA2" w:rsidRPr="740CF5AF">
        <w:rPr>
          <w:rFonts w:eastAsia="Times New Roman" w:cs="Times New Roman"/>
          <w:color w:val="000000" w:themeColor="text1"/>
        </w:rPr>
        <w:t>Members of the Ohio National Guard, Kentucky National Guard, and National Guard Bureau originally reached out to the National Security Innovation Network (NSIN) to help develop a central data repository for senior leaders and Soldiers within the H2F system.</w:t>
      </w:r>
      <w:r w:rsidR="30DD75DF" w:rsidRPr="740CF5AF">
        <w:rPr>
          <w:rFonts w:eastAsia="Times New Roman" w:cs="Times New Roman"/>
          <w:color w:val="000000" w:themeColor="text1"/>
        </w:rPr>
        <w:t xml:space="preserve"> </w:t>
      </w:r>
      <w:r w:rsidR="1E138A6F" w:rsidRPr="740CF5AF">
        <w:rPr>
          <w:rFonts w:eastAsia="Times New Roman" w:cs="Times New Roman"/>
          <w:color w:val="000000" w:themeColor="text1"/>
        </w:rPr>
        <w:t xml:space="preserve">There are two suggested short-term solutions that can be implemented immediately: a resource website consolidating all resources </w:t>
      </w:r>
      <w:r w:rsidR="749FE0A6" w:rsidRPr="740CF5AF">
        <w:rPr>
          <w:rFonts w:eastAsia="Times New Roman" w:cs="Times New Roman"/>
          <w:color w:val="000000" w:themeColor="text1"/>
        </w:rPr>
        <w:t>pertaining</w:t>
      </w:r>
      <w:r w:rsidR="1E138A6F" w:rsidRPr="740CF5AF">
        <w:rPr>
          <w:rFonts w:eastAsia="Times New Roman" w:cs="Times New Roman"/>
          <w:color w:val="000000" w:themeColor="text1"/>
        </w:rPr>
        <w:t xml:space="preserve"> to the H2F domains that is accessible for soldiers, and a designated team at t</w:t>
      </w:r>
      <w:r w:rsidR="2F802304" w:rsidRPr="740CF5AF">
        <w:rPr>
          <w:rFonts w:eastAsia="Times New Roman" w:cs="Times New Roman"/>
          <w:color w:val="000000" w:themeColor="text1"/>
        </w:rPr>
        <w:t xml:space="preserve">he NGB that extracts data from the systems. </w:t>
      </w:r>
      <w:r w:rsidR="238EA459" w:rsidRPr="740CF5AF">
        <w:rPr>
          <w:rFonts w:eastAsia="Times New Roman" w:cs="Times New Roman"/>
          <w:color w:val="000000" w:themeColor="text1"/>
        </w:rPr>
        <w:t xml:space="preserve">The </w:t>
      </w:r>
      <w:r w:rsidR="1A47DBB8" w:rsidRPr="740CF5AF">
        <w:rPr>
          <w:rFonts w:eastAsia="Times New Roman" w:cs="Times New Roman"/>
          <w:color w:val="000000" w:themeColor="text1"/>
        </w:rPr>
        <w:t xml:space="preserve">suggested </w:t>
      </w:r>
      <w:r w:rsidR="238EA459" w:rsidRPr="740CF5AF">
        <w:rPr>
          <w:rFonts w:eastAsia="Times New Roman" w:cs="Times New Roman"/>
          <w:color w:val="000000" w:themeColor="text1"/>
        </w:rPr>
        <w:t xml:space="preserve">long-term solution is </w:t>
      </w:r>
      <w:r w:rsidR="6FB20968" w:rsidRPr="740CF5AF">
        <w:rPr>
          <w:rFonts w:eastAsia="Times New Roman" w:cs="Times New Roman"/>
          <w:color w:val="000000" w:themeColor="text1"/>
        </w:rPr>
        <w:t>a soldier management system that</w:t>
      </w:r>
      <w:r w:rsidR="6ABEB89E" w:rsidRPr="740CF5AF">
        <w:rPr>
          <w:rFonts w:eastAsia="Times New Roman" w:cs="Times New Roman"/>
          <w:color w:val="000000" w:themeColor="text1"/>
        </w:rPr>
        <w:t xml:space="preserve"> can use</w:t>
      </w:r>
      <w:r w:rsidR="300C0B3B" w:rsidRPr="740CF5AF">
        <w:rPr>
          <w:rFonts w:eastAsia="Times New Roman" w:cs="Times New Roman"/>
          <w:color w:val="000000" w:themeColor="text1"/>
        </w:rPr>
        <w:t xml:space="preserve"> an analytics and business </w:t>
      </w:r>
      <w:r w:rsidR="3050359D" w:rsidRPr="740CF5AF">
        <w:rPr>
          <w:rFonts w:eastAsia="Times New Roman" w:cs="Times New Roman"/>
          <w:color w:val="000000" w:themeColor="text1"/>
        </w:rPr>
        <w:t>intelligence</w:t>
      </w:r>
      <w:r w:rsidR="245F1B45" w:rsidRPr="740CF5AF">
        <w:rPr>
          <w:rFonts w:eastAsia="Times New Roman" w:cs="Times New Roman"/>
          <w:color w:val="000000" w:themeColor="text1"/>
        </w:rPr>
        <w:t xml:space="preserve"> (A&amp;BI)</w:t>
      </w:r>
      <w:r w:rsidR="300C0B3B" w:rsidRPr="740CF5AF">
        <w:rPr>
          <w:rFonts w:eastAsia="Times New Roman" w:cs="Times New Roman"/>
          <w:color w:val="000000" w:themeColor="text1"/>
        </w:rPr>
        <w:t xml:space="preserve"> platform</w:t>
      </w:r>
      <w:r w:rsidR="6FB20968" w:rsidRPr="740CF5AF">
        <w:rPr>
          <w:rFonts w:eastAsia="Times New Roman" w:cs="Times New Roman"/>
          <w:color w:val="000000" w:themeColor="text1"/>
        </w:rPr>
        <w:t xml:space="preserve"> </w:t>
      </w:r>
      <w:r w:rsidR="14C8F871" w:rsidRPr="740CF5AF">
        <w:rPr>
          <w:rFonts w:eastAsia="Times New Roman" w:cs="Times New Roman"/>
          <w:color w:val="000000" w:themeColor="text1"/>
        </w:rPr>
        <w:t xml:space="preserve">from </w:t>
      </w:r>
      <w:r w:rsidR="6FB20968" w:rsidRPr="740CF5AF">
        <w:rPr>
          <w:rFonts w:eastAsia="Times New Roman" w:cs="Times New Roman"/>
          <w:color w:val="000000" w:themeColor="text1"/>
        </w:rPr>
        <w:t xml:space="preserve">three proposed vendors: Coach Me Plus, Smartabase, and </w:t>
      </w:r>
      <w:r w:rsidR="363299DF" w:rsidRPr="740CF5AF">
        <w:rPr>
          <w:rFonts w:eastAsia="Times New Roman" w:cs="Times New Roman"/>
          <w:color w:val="000000" w:themeColor="text1"/>
        </w:rPr>
        <w:t xml:space="preserve">Power BI </w:t>
      </w:r>
      <w:r w:rsidR="688E846A" w:rsidRPr="740CF5AF">
        <w:rPr>
          <w:rFonts w:eastAsia="Times New Roman" w:cs="Times New Roman"/>
          <w:color w:val="000000" w:themeColor="text1"/>
        </w:rPr>
        <w:t xml:space="preserve">on the </w:t>
      </w:r>
      <w:r w:rsidR="009B077E" w:rsidRPr="740CF5AF">
        <w:rPr>
          <w:rFonts w:eastAsia="Times New Roman" w:cs="Times New Roman"/>
          <w:color w:val="000000" w:themeColor="text1"/>
        </w:rPr>
        <w:t>Microsoft</w:t>
      </w:r>
      <w:r w:rsidR="6FB20968" w:rsidRPr="740CF5AF">
        <w:rPr>
          <w:rFonts w:eastAsia="Times New Roman" w:cs="Times New Roman"/>
          <w:color w:val="000000" w:themeColor="text1"/>
        </w:rPr>
        <w:t xml:space="preserve"> Enterprise; </w:t>
      </w:r>
      <w:r w:rsidR="0C8632CB" w:rsidRPr="740CF5AF">
        <w:rPr>
          <w:rFonts w:eastAsia="Times New Roman" w:cs="Times New Roman"/>
          <w:color w:val="000000" w:themeColor="text1"/>
        </w:rPr>
        <w:t>after analyzing the pros and cons our team recommends that the SM</w:t>
      </w:r>
      <w:r w:rsidR="7E690037" w:rsidRPr="740CF5AF">
        <w:rPr>
          <w:rFonts w:eastAsia="Times New Roman" w:cs="Times New Roman"/>
          <w:color w:val="000000" w:themeColor="text1"/>
        </w:rPr>
        <w:t xml:space="preserve">S use Power BI </w:t>
      </w:r>
      <w:r w:rsidR="1FEDF9EB" w:rsidRPr="740CF5AF">
        <w:rPr>
          <w:rFonts w:eastAsia="Times New Roman" w:cs="Times New Roman"/>
          <w:color w:val="000000" w:themeColor="text1"/>
        </w:rPr>
        <w:t xml:space="preserve">on the </w:t>
      </w:r>
      <w:r w:rsidR="0C8632CB" w:rsidRPr="740CF5AF">
        <w:rPr>
          <w:rFonts w:eastAsia="Times New Roman" w:cs="Times New Roman"/>
          <w:color w:val="000000" w:themeColor="text1"/>
        </w:rPr>
        <w:t>Microsoft</w:t>
      </w:r>
      <w:r w:rsidR="25B883BE" w:rsidRPr="740CF5AF">
        <w:rPr>
          <w:rFonts w:eastAsia="Times New Roman" w:cs="Times New Roman"/>
          <w:color w:val="000000" w:themeColor="text1"/>
        </w:rPr>
        <w:t xml:space="preserve"> Enterprise</w:t>
      </w:r>
      <w:r w:rsidR="0C8632CB" w:rsidRPr="740CF5AF">
        <w:rPr>
          <w:rFonts w:eastAsia="Times New Roman" w:cs="Times New Roman"/>
          <w:color w:val="000000" w:themeColor="text1"/>
        </w:rPr>
        <w:t xml:space="preserve">. </w:t>
      </w:r>
    </w:p>
    <w:p w14:paraId="1B9F87B3" w14:textId="77777777" w:rsidR="00527A65" w:rsidRDefault="00527A65" w:rsidP="00527A65">
      <w:pPr>
        <w:spacing w:line="480" w:lineRule="auto"/>
      </w:pPr>
    </w:p>
    <w:p w14:paraId="5225A848" w14:textId="77777777" w:rsidR="00527A65" w:rsidRDefault="00527A65" w:rsidP="00527A65">
      <w:pPr>
        <w:spacing w:line="480" w:lineRule="auto"/>
      </w:pPr>
    </w:p>
    <w:p w14:paraId="09B5AC39" w14:textId="77777777" w:rsidR="00527A65" w:rsidRDefault="00527A65" w:rsidP="00527A65">
      <w:pPr>
        <w:spacing w:line="480" w:lineRule="auto"/>
      </w:pPr>
    </w:p>
    <w:p w14:paraId="199CC6EC" w14:textId="77777777" w:rsidR="00527A65" w:rsidRDefault="00527A65" w:rsidP="00527A65">
      <w:pPr>
        <w:spacing w:line="480" w:lineRule="auto"/>
      </w:pPr>
    </w:p>
    <w:p w14:paraId="2E8818C3" w14:textId="77777777" w:rsidR="00527A65" w:rsidRDefault="00527A65" w:rsidP="00527A65">
      <w:pPr>
        <w:spacing w:line="480" w:lineRule="auto"/>
      </w:pPr>
    </w:p>
    <w:p w14:paraId="362AC031" w14:textId="77777777" w:rsidR="00527A65" w:rsidRDefault="00527A65" w:rsidP="00527A65">
      <w:pPr>
        <w:spacing w:line="480" w:lineRule="auto"/>
      </w:pPr>
    </w:p>
    <w:p w14:paraId="44603CCC" w14:textId="77777777" w:rsidR="00527A65" w:rsidRDefault="00527A65" w:rsidP="00527A65">
      <w:pPr>
        <w:spacing w:line="480" w:lineRule="auto"/>
        <w:sectPr w:rsidR="00527A65" w:rsidSect="00C23E93">
          <w:headerReference w:type="default" r:id="rId14"/>
          <w:pgSz w:w="12240" w:h="15840"/>
          <w:pgMar w:top="1440" w:right="1440" w:bottom="1440" w:left="1440" w:header="720" w:footer="1584" w:gutter="0"/>
          <w:pgNumType w:fmt="lowerRoman" w:start="2"/>
          <w:cols w:space="720"/>
          <w:docGrid w:linePitch="360"/>
        </w:sectPr>
      </w:pPr>
    </w:p>
    <w:p w14:paraId="3526B524" w14:textId="7A75809B" w:rsidR="000B1ED6" w:rsidRDefault="000B1ED6" w:rsidP="000B1ED6">
      <w:pPr>
        <w:spacing w:line="480" w:lineRule="auto"/>
        <w:jc w:val="center"/>
      </w:pPr>
      <w:r>
        <w:lastRenderedPageBreak/>
        <w:t>Table of Contents</w:t>
      </w:r>
    </w:p>
    <w:sdt>
      <w:sdtPr>
        <w:rPr>
          <w:rFonts w:ascii="Times New Roman" w:eastAsiaTheme="minorHAnsi" w:hAnsi="Times New Roman" w:cstheme="minorBidi"/>
          <w:color w:val="auto"/>
          <w:sz w:val="24"/>
          <w:szCs w:val="24"/>
        </w:rPr>
        <w:id w:val="1115795958"/>
        <w:docPartObj>
          <w:docPartGallery w:val="Table of Contents"/>
          <w:docPartUnique/>
        </w:docPartObj>
      </w:sdtPr>
      <w:sdtEndPr/>
      <w:sdtContent>
        <w:p w14:paraId="28FFFDAC" w14:textId="77777777" w:rsidR="0077693B" w:rsidRDefault="0077693B">
          <w:pPr>
            <w:pStyle w:val="TOCHeading"/>
          </w:pPr>
        </w:p>
        <w:p w14:paraId="18E60A55" w14:textId="35F5B5E3" w:rsidR="009A44D5" w:rsidRDefault="004C6972">
          <w:pPr>
            <w:pStyle w:val="TOC1"/>
            <w:tabs>
              <w:tab w:val="right" w:leader="dot" w:pos="9350"/>
            </w:tabs>
            <w:rPr>
              <w:rFonts w:asciiTheme="minorHAnsi" w:eastAsiaTheme="minorEastAsia" w:hAnsiTheme="minorHAnsi"/>
              <w:noProof/>
              <w:kern w:val="2"/>
              <w:sz w:val="22"/>
              <w:szCs w:val="22"/>
              <w14:ligatures w14:val="standardContextual"/>
            </w:rPr>
          </w:pPr>
          <w:r>
            <w:fldChar w:fldCharType="begin"/>
          </w:r>
          <w:r w:rsidR="000B76FA">
            <w:instrText>TOC \o "1-3" \h \z \u</w:instrText>
          </w:r>
          <w:r>
            <w:fldChar w:fldCharType="separate"/>
          </w:r>
          <w:hyperlink w:anchor="_Toc142037149" w:history="1">
            <w:r w:rsidR="009A44D5" w:rsidRPr="00E26469">
              <w:rPr>
                <w:rStyle w:val="Hyperlink"/>
                <w:noProof/>
              </w:rPr>
              <w:t>Executive Summary</w:t>
            </w:r>
            <w:r w:rsidR="009A44D5">
              <w:rPr>
                <w:noProof/>
                <w:webHidden/>
              </w:rPr>
              <w:tab/>
            </w:r>
            <w:r w:rsidR="009A44D5">
              <w:rPr>
                <w:noProof/>
                <w:webHidden/>
              </w:rPr>
              <w:fldChar w:fldCharType="begin"/>
            </w:r>
            <w:r w:rsidR="009A44D5">
              <w:rPr>
                <w:noProof/>
                <w:webHidden/>
              </w:rPr>
              <w:instrText xml:space="preserve"> PAGEREF _Toc142037149 \h </w:instrText>
            </w:r>
            <w:r w:rsidR="009A44D5">
              <w:rPr>
                <w:noProof/>
                <w:webHidden/>
              </w:rPr>
            </w:r>
            <w:r w:rsidR="009A44D5">
              <w:rPr>
                <w:noProof/>
                <w:webHidden/>
              </w:rPr>
              <w:fldChar w:fldCharType="separate"/>
            </w:r>
            <w:r w:rsidR="009A44D5">
              <w:rPr>
                <w:noProof/>
                <w:webHidden/>
              </w:rPr>
              <w:t>ii</w:t>
            </w:r>
            <w:r w:rsidR="009A44D5">
              <w:rPr>
                <w:noProof/>
                <w:webHidden/>
              </w:rPr>
              <w:fldChar w:fldCharType="end"/>
            </w:r>
          </w:hyperlink>
        </w:p>
        <w:p w14:paraId="4C270C5C" w14:textId="232CACAA" w:rsidR="009A44D5" w:rsidRDefault="00B5232D">
          <w:pPr>
            <w:pStyle w:val="TOC1"/>
            <w:tabs>
              <w:tab w:val="right" w:leader="dot" w:pos="9350"/>
            </w:tabs>
            <w:rPr>
              <w:rFonts w:asciiTheme="minorHAnsi" w:eastAsiaTheme="minorEastAsia" w:hAnsiTheme="minorHAnsi"/>
              <w:noProof/>
              <w:kern w:val="2"/>
              <w:sz w:val="22"/>
              <w:szCs w:val="22"/>
              <w14:ligatures w14:val="standardContextual"/>
            </w:rPr>
          </w:pPr>
          <w:hyperlink w:anchor="_Toc142037150" w:history="1">
            <w:r w:rsidR="009A44D5" w:rsidRPr="00E26469">
              <w:rPr>
                <w:rStyle w:val="Hyperlink"/>
                <w:noProof/>
              </w:rPr>
              <w:t>List of Tables</w:t>
            </w:r>
            <w:r w:rsidR="009A44D5">
              <w:rPr>
                <w:noProof/>
                <w:webHidden/>
              </w:rPr>
              <w:tab/>
            </w:r>
            <w:r w:rsidR="009A44D5">
              <w:rPr>
                <w:noProof/>
                <w:webHidden/>
              </w:rPr>
              <w:fldChar w:fldCharType="begin"/>
            </w:r>
            <w:r w:rsidR="009A44D5">
              <w:rPr>
                <w:noProof/>
                <w:webHidden/>
              </w:rPr>
              <w:instrText xml:space="preserve"> PAGEREF _Toc142037150 \h </w:instrText>
            </w:r>
            <w:r w:rsidR="009A44D5">
              <w:rPr>
                <w:noProof/>
                <w:webHidden/>
              </w:rPr>
            </w:r>
            <w:r w:rsidR="009A44D5">
              <w:rPr>
                <w:noProof/>
                <w:webHidden/>
              </w:rPr>
              <w:fldChar w:fldCharType="separate"/>
            </w:r>
            <w:r w:rsidR="009A44D5">
              <w:rPr>
                <w:noProof/>
                <w:webHidden/>
              </w:rPr>
              <w:t>iv</w:t>
            </w:r>
            <w:r w:rsidR="009A44D5">
              <w:rPr>
                <w:noProof/>
                <w:webHidden/>
              </w:rPr>
              <w:fldChar w:fldCharType="end"/>
            </w:r>
          </w:hyperlink>
        </w:p>
        <w:p w14:paraId="11120914" w14:textId="4783AFAC" w:rsidR="009A44D5" w:rsidRDefault="00B5232D">
          <w:pPr>
            <w:pStyle w:val="TOC1"/>
            <w:tabs>
              <w:tab w:val="right" w:leader="dot" w:pos="9350"/>
            </w:tabs>
            <w:rPr>
              <w:rFonts w:asciiTheme="minorHAnsi" w:eastAsiaTheme="minorEastAsia" w:hAnsiTheme="minorHAnsi"/>
              <w:noProof/>
              <w:kern w:val="2"/>
              <w:sz w:val="22"/>
              <w:szCs w:val="22"/>
              <w14:ligatures w14:val="standardContextual"/>
            </w:rPr>
          </w:pPr>
          <w:hyperlink w:anchor="_Toc142037151" w:history="1">
            <w:r w:rsidR="009A44D5" w:rsidRPr="00E26469">
              <w:rPr>
                <w:rStyle w:val="Hyperlink"/>
                <w:noProof/>
              </w:rPr>
              <w:t>List of Figures</w:t>
            </w:r>
            <w:r w:rsidR="009A44D5">
              <w:rPr>
                <w:noProof/>
                <w:webHidden/>
              </w:rPr>
              <w:tab/>
            </w:r>
            <w:r w:rsidR="009A44D5">
              <w:rPr>
                <w:noProof/>
                <w:webHidden/>
              </w:rPr>
              <w:fldChar w:fldCharType="begin"/>
            </w:r>
            <w:r w:rsidR="009A44D5">
              <w:rPr>
                <w:noProof/>
                <w:webHidden/>
              </w:rPr>
              <w:instrText xml:space="preserve"> PAGEREF _Toc142037151 \h </w:instrText>
            </w:r>
            <w:r w:rsidR="009A44D5">
              <w:rPr>
                <w:noProof/>
                <w:webHidden/>
              </w:rPr>
            </w:r>
            <w:r w:rsidR="009A44D5">
              <w:rPr>
                <w:noProof/>
                <w:webHidden/>
              </w:rPr>
              <w:fldChar w:fldCharType="separate"/>
            </w:r>
            <w:r w:rsidR="009A44D5">
              <w:rPr>
                <w:noProof/>
                <w:webHidden/>
              </w:rPr>
              <w:t>v</w:t>
            </w:r>
            <w:r w:rsidR="009A44D5">
              <w:rPr>
                <w:noProof/>
                <w:webHidden/>
              </w:rPr>
              <w:fldChar w:fldCharType="end"/>
            </w:r>
          </w:hyperlink>
        </w:p>
        <w:p w14:paraId="7BF30E11" w14:textId="7F9BD46D" w:rsidR="009A44D5" w:rsidRDefault="00B5232D">
          <w:pPr>
            <w:pStyle w:val="TOC1"/>
            <w:tabs>
              <w:tab w:val="right" w:leader="dot" w:pos="9350"/>
            </w:tabs>
            <w:rPr>
              <w:rFonts w:asciiTheme="minorHAnsi" w:eastAsiaTheme="minorEastAsia" w:hAnsiTheme="minorHAnsi"/>
              <w:noProof/>
              <w:kern w:val="2"/>
              <w:sz w:val="22"/>
              <w:szCs w:val="22"/>
              <w14:ligatures w14:val="standardContextual"/>
            </w:rPr>
          </w:pPr>
          <w:hyperlink w:anchor="_Toc142037152" w:history="1">
            <w:r w:rsidR="009A44D5" w:rsidRPr="00E26469">
              <w:rPr>
                <w:rStyle w:val="Hyperlink"/>
                <w:noProof/>
              </w:rPr>
              <w:t>Chapter 1. Background</w:t>
            </w:r>
            <w:r w:rsidR="009A44D5">
              <w:rPr>
                <w:noProof/>
                <w:webHidden/>
              </w:rPr>
              <w:tab/>
            </w:r>
            <w:r w:rsidR="009A44D5">
              <w:rPr>
                <w:noProof/>
                <w:webHidden/>
              </w:rPr>
              <w:fldChar w:fldCharType="begin"/>
            </w:r>
            <w:r w:rsidR="009A44D5">
              <w:rPr>
                <w:noProof/>
                <w:webHidden/>
              </w:rPr>
              <w:instrText xml:space="preserve"> PAGEREF _Toc142037152 \h </w:instrText>
            </w:r>
            <w:r w:rsidR="009A44D5">
              <w:rPr>
                <w:noProof/>
                <w:webHidden/>
              </w:rPr>
            </w:r>
            <w:r w:rsidR="009A44D5">
              <w:rPr>
                <w:noProof/>
                <w:webHidden/>
              </w:rPr>
              <w:fldChar w:fldCharType="separate"/>
            </w:r>
            <w:r w:rsidR="009A44D5">
              <w:rPr>
                <w:noProof/>
                <w:webHidden/>
              </w:rPr>
              <w:t>6</w:t>
            </w:r>
            <w:r w:rsidR="009A44D5">
              <w:rPr>
                <w:noProof/>
                <w:webHidden/>
              </w:rPr>
              <w:fldChar w:fldCharType="end"/>
            </w:r>
          </w:hyperlink>
        </w:p>
        <w:p w14:paraId="366F9F28" w14:textId="7061789A" w:rsidR="009A44D5" w:rsidRDefault="00B5232D">
          <w:pPr>
            <w:pStyle w:val="TOC1"/>
            <w:tabs>
              <w:tab w:val="right" w:leader="dot" w:pos="9350"/>
            </w:tabs>
            <w:rPr>
              <w:rFonts w:asciiTheme="minorHAnsi" w:eastAsiaTheme="minorEastAsia" w:hAnsiTheme="minorHAnsi"/>
              <w:noProof/>
              <w:kern w:val="2"/>
              <w:sz w:val="22"/>
              <w:szCs w:val="22"/>
              <w14:ligatures w14:val="standardContextual"/>
            </w:rPr>
          </w:pPr>
          <w:hyperlink w:anchor="_Toc142037153" w:history="1">
            <w:r w:rsidR="009A44D5" w:rsidRPr="00E26469">
              <w:rPr>
                <w:rStyle w:val="Hyperlink"/>
                <w:noProof/>
              </w:rPr>
              <w:t>Chapter 2. Methods</w:t>
            </w:r>
            <w:r w:rsidR="009A44D5">
              <w:rPr>
                <w:noProof/>
                <w:webHidden/>
              </w:rPr>
              <w:tab/>
            </w:r>
            <w:r w:rsidR="009A44D5">
              <w:rPr>
                <w:noProof/>
                <w:webHidden/>
              </w:rPr>
              <w:fldChar w:fldCharType="begin"/>
            </w:r>
            <w:r w:rsidR="009A44D5">
              <w:rPr>
                <w:noProof/>
                <w:webHidden/>
              </w:rPr>
              <w:instrText xml:space="preserve"> PAGEREF _Toc142037153 \h </w:instrText>
            </w:r>
            <w:r w:rsidR="009A44D5">
              <w:rPr>
                <w:noProof/>
                <w:webHidden/>
              </w:rPr>
            </w:r>
            <w:r w:rsidR="009A44D5">
              <w:rPr>
                <w:noProof/>
                <w:webHidden/>
              </w:rPr>
              <w:fldChar w:fldCharType="separate"/>
            </w:r>
            <w:r w:rsidR="009A44D5">
              <w:rPr>
                <w:noProof/>
                <w:webHidden/>
              </w:rPr>
              <w:t>10</w:t>
            </w:r>
            <w:r w:rsidR="009A44D5">
              <w:rPr>
                <w:noProof/>
                <w:webHidden/>
              </w:rPr>
              <w:fldChar w:fldCharType="end"/>
            </w:r>
          </w:hyperlink>
        </w:p>
        <w:p w14:paraId="73399A78" w14:textId="3ED58412" w:rsidR="009A44D5" w:rsidRDefault="00B5232D">
          <w:pPr>
            <w:pStyle w:val="TOC1"/>
            <w:tabs>
              <w:tab w:val="right" w:leader="dot" w:pos="9350"/>
            </w:tabs>
            <w:rPr>
              <w:rFonts w:asciiTheme="minorHAnsi" w:eastAsiaTheme="minorEastAsia" w:hAnsiTheme="minorHAnsi"/>
              <w:noProof/>
              <w:kern w:val="2"/>
              <w:sz w:val="22"/>
              <w:szCs w:val="22"/>
              <w14:ligatures w14:val="standardContextual"/>
            </w:rPr>
          </w:pPr>
          <w:hyperlink w:anchor="_Toc142037154" w:history="1">
            <w:r w:rsidR="009A44D5" w:rsidRPr="00E26469">
              <w:rPr>
                <w:rStyle w:val="Hyperlink"/>
                <w:noProof/>
              </w:rPr>
              <w:t>Chapter 3a. Results – Short-Term</w:t>
            </w:r>
            <w:r w:rsidR="009A44D5">
              <w:rPr>
                <w:noProof/>
                <w:webHidden/>
              </w:rPr>
              <w:tab/>
            </w:r>
            <w:r w:rsidR="009A44D5">
              <w:rPr>
                <w:noProof/>
                <w:webHidden/>
              </w:rPr>
              <w:fldChar w:fldCharType="begin"/>
            </w:r>
            <w:r w:rsidR="009A44D5">
              <w:rPr>
                <w:noProof/>
                <w:webHidden/>
              </w:rPr>
              <w:instrText xml:space="preserve"> PAGEREF _Toc142037154 \h </w:instrText>
            </w:r>
            <w:r w:rsidR="009A44D5">
              <w:rPr>
                <w:noProof/>
                <w:webHidden/>
              </w:rPr>
            </w:r>
            <w:r w:rsidR="009A44D5">
              <w:rPr>
                <w:noProof/>
                <w:webHidden/>
              </w:rPr>
              <w:fldChar w:fldCharType="separate"/>
            </w:r>
            <w:r w:rsidR="009A44D5">
              <w:rPr>
                <w:noProof/>
                <w:webHidden/>
              </w:rPr>
              <w:t>13</w:t>
            </w:r>
            <w:r w:rsidR="009A44D5">
              <w:rPr>
                <w:noProof/>
                <w:webHidden/>
              </w:rPr>
              <w:fldChar w:fldCharType="end"/>
            </w:r>
          </w:hyperlink>
        </w:p>
        <w:p w14:paraId="03E7DEBD" w14:textId="6AFCCE7F" w:rsidR="009A44D5" w:rsidRDefault="00B5232D">
          <w:pPr>
            <w:pStyle w:val="TOC2"/>
            <w:tabs>
              <w:tab w:val="right" w:leader="dot" w:pos="9350"/>
            </w:tabs>
            <w:rPr>
              <w:rFonts w:asciiTheme="minorHAnsi" w:eastAsiaTheme="minorEastAsia" w:hAnsiTheme="minorHAnsi"/>
              <w:noProof/>
              <w:kern w:val="2"/>
              <w:sz w:val="22"/>
              <w:szCs w:val="22"/>
              <w14:ligatures w14:val="standardContextual"/>
            </w:rPr>
          </w:pPr>
          <w:hyperlink w:anchor="_Toc142037155" w:history="1">
            <w:r w:rsidR="009A44D5" w:rsidRPr="00E26469">
              <w:rPr>
                <w:rStyle w:val="Hyperlink"/>
                <w:rFonts w:eastAsia="Times New Roman"/>
                <w:noProof/>
              </w:rPr>
              <w:t>Requirements</w:t>
            </w:r>
            <w:r w:rsidR="009A44D5">
              <w:rPr>
                <w:noProof/>
                <w:webHidden/>
              </w:rPr>
              <w:tab/>
            </w:r>
            <w:r w:rsidR="009A44D5">
              <w:rPr>
                <w:noProof/>
                <w:webHidden/>
              </w:rPr>
              <w:fldChar w:fldCharType="begin"/>
            </w:r>
            <w:r w:rsidR="009A44D5">
              <w:rPr>
                <w:noProof/>
                <w:webHidden/>
              </w:rPr>
              <w:instrText xml:space="preserve"> PAGEREF _Toc142037155 \h </w:instrText>
            </w:r>
            <w:r w:rsidR="009A44D5">
              <w:rPr>
                <w:noProof/>
                <w:webHidden/>
              </w:rPr>
            </w:r>
            <w:r w:rsidR="009A44D5">
              <w:rPr>
                <w:noProof/>
                <w:webHidden/>
              </w:rPr>
              <w:fldChar w:fldCharType="separate"/>
            </w:r>
            <w:r w:rsidR="009A44D5">
              <w:rPr>
                <w:noProof/>
                <w:webHidden/>
              </w:rPr>
              <w:t>15</w:t>
            </w:r>
            <w:r w:rsidR="009A44D5">
              <w:rPr>
                <w:noProof/>
                <w:webHidden/>
              </w:rPr>
              <w:fldChar w:fldCharType="end"/>
            </w:r>
          </w:hyperlink>
        </w:p>
        <w:p w14:paraId="7158B6EC" w14:textId="555BFF49" w:rsidR="009A44D5" w:rsidRDefault="00B5232D">
          <w:pPr>
            <w:pStyle w:val="TOC1"/>
            <w:tabs>
              <w:tab w:val="right" w:leader="dot" w:pos="9350"/>
            </w:tabs>
            <w:rPr>
              <w:rFonts w:asciiTheme="minorHAnsi" w:eastAsiaTheme="minorEastAsia" w:hAnsiTheme="minorHAnsi"/>
              <w:noProof/>
              <w:kern w:val="2"/>
              <w:sz w:val="22"/>
              <w:szCs w:val="22"/>
              <w14:ligatures w14:val="standardContextual"/>
            </w:rPr>
          </w:pPr>
          <w:hyperlink w:anchor="_Toc142037156" w:history="1">
            <w:r w:rsidR="009A44D5" w:rsidRPr="00E26469">
              <w:rPr>
                <w:rStyle w:val="Hyperlink"/>
                <w:noProof/>
              </w:rPr>
              <w:t>Chapter 3b. Results – Long-Term</w:t>
            </w:r>
            <w:r w:rsidR="009A44D5">
              <w:rPr>
                <w:noProof/>
                <w:webHidden/>
              </w:rPr>
              <w:tab/>
            </w:r>
            <w:r w:rsidR="009A44D5">
              <w:rPr>
                <w:noProof/>
                <w:webHidden/>
              </w:rPr>
              <w:fldChar w:fldCharType="begin"/>
            </w:r>
            <w:r w:rsidR="009A44D5">
              <w:rPr>
                <w:noProof/>
                <w:webHidden/>
              </w:rPr>
              <w:instrText xml:space="preserve"> PAGEREF _Toc142037156 \h </w:instrText>
            </w:r>
            <w:r w:rsidR="009A44D5">
              <w:rPr>
                <w:noProof/>
                <w:webHidden/>
              </w:rPr>
            </w:r>
            <w:r w:rsidR="009A44D5">
              <w:rPr>
                <w:noProof/>
                <w:webHidden/>
              </w:rPr>
              <w:fldChar w:fldCharType="separate"/>
            </w:r>
            <w:r w:rsidR="009A44D5">
              <w:rPr>
                <w:noProof/>
                <w:webHidden/>
              </w:rPr>
              <w:t>21</w:t>
            </w:r>
            <w:r w:rsidR="009A44D5">
              <w:rPr>
                <w:noProof/>
                <w:webHidden/>
              </w:rPr>
              <w:fldChar w:fldCharType="end"/>
            </w:r>
          </w:hyperlink>
        </w:p>
        <w:p w14:paraId="736E79C3" w14:textId="75CE036A" w:rsidR="009A44D5" w:rsidRDefault="00B5232D">
          <w:pPr>
            <w:pStyle w:val="TOC2"/>
            <w:tabs>
              <w:tab w:val="right" w:leader="dot" w:pos="9350"/>
            </w:tabs>
            <w:rPr>
              <w:rFonts w:asciiTheme="minorHAnsi" w:eastAsiaTheme="minorEastAsia" w:hAnsiTheme="minorHAnsi"/>
              <w:noProof/>
              <w:kern w:val="2"/>
              <w:sz w:val="22"/>
              <w:szCs w:val="22"/>
              <w14:ligatures w14:val="standardContextual"/>
            </w:rPr>
          </w:pPr>
          <w:hyperlink w:anchor="_Toc142037157" w:history="1">
            <w:r w:rsidR="009A44D5" w:rsidRPr="00E26469">
              <w:rPr>
                <w:rStyle w:val="Hyperlink"/>
                <w:noProof/>
              </w:rPr>
              <w:t>Data Confidentiality, Integrity, and Privacy</w:t>
            </w:r>
            <w:r w:rsidR="009A44D5">
              <w:rPr>
                <w:noProof/>
                <w:webHidden/>
              </w:rPr>
              <w:tab/>
            </w:r>
            <w:r w:rsidR="009A44D5">
              <w:rPr>
                <w:noProof/>
                <w:webHidden/>
              </w:rPr>
              <w:fldChar w:fldCharType="begin"/>
            </w:r>
            <w:r w:rsidR="009A44D5">
              <w:rPr>
                <w:noProof/>
                <w:webHidden/>
              </w:rPr>
              <w:instrText xml:space="preserve"> PAGEREF _Toc142037157 \h </w:instrText>
            </w:r>
            <w:r w:rsidR="009A44D5">
              <w:rPr>
                <w:noProof/>
                <w:webHidden/>
              </w:rPr>
            </w:r>
            <w:r w:rsidR="009A44D5">
              <w:rPr>
                <w:noProof/>
                <w:webHidden/>
              </w:rPr>
              <w:fldChar w:fldCharType="separate"/>
            </w:r>
            <w:r w:rsidR="009A44D5">
              <w:rPr>
                <w:noProof/>
                <w:webHidden/>
              </w:rPr>
              <w:t>23</w:t>
            </w:r>
            <w:r w:rsidR="009A44D5">
              <w:rPr>
                <w:noProof/>
                <w:webHidden/>
              </w:rPr>
              <w:fldChar w:fldCharType="end"/>
            </w:r>
          </w:hyperlink>
        </w:p>
        <w:p w14:paraId="70421BC2" w14:textId="7124C825" w:rsidR="009A44D5" w:rsidRDefault="00B5232D">
          <w:pPr>
            <w:pStyle w:val="TOC2"/>
            <w:tabs>
              <w:tab w:val="right" w:leader="dot" w:pos="9350"/>
            </w:tabs>
            <w:rPr>
              <w:rFonts w:asciiTheme="minorHAnsi" w:eastAsiaTheme="minorEastAsia" w:hAnsiTheme="minorHAnsi"/>
              <w:noProof/>
              <w:kern w:val="2"/>
              <w:sz w:val="22"/>
              <w:szCs w:val="22"/>
              <w14:ligatures w14:val="standardContextual"/>
            </w:rPr>
          </w:pPr>
          <w:hyperlink w:anchor="_Toc142037158" w:history="1">
            <w:r w:rsidR="009A44D5" w:rsidRPr="00E26469">
              <w:rPr>
                <w:rStyle w:val="Hyperlink"/>
                <w:noProof/>
              </w:rPr>
              <w:t>Identified Needs and Return on Investment</w:t>
            </w:r>
            <w:r w:rsidR="009A44D5">
              <w:rPr>
                <w:noProof/>
                <w:webHidden/>
              </w:rPr>
              <w:tab/>
            </w:r>
            <w:r w:rsidR="009A44D5">
              <w:rPr>
                <w:noProof/>
                <w:webHidden/>
              </w:rPr>
              <w:fldChar w:fldCharType="begin"/>
            </w:r>
            <w:r w:rsidR="009A44D5">
              <w:rPr>
                <w:noProof/>
                <w:webHidden/>
              </w:rPr>
              <w:instrText xml:space="preserve"> PAGEREF _Toc142037158 \h </w:instrText>
            </w:r>
            <w:r w:rsidR="009A44D5">
              <w:rPr>
                <w:noProof/>
                <w:webHidden/>
              </w:rPr>
            </w:r>
            <w:r w:rsidR="009A44D5">
              <w:rPr>
                <w:noProof/>
                <w:webHidden/>
              </w:rPr>
              <w:fldChar w:fldCharType="separate"/>
            </w:r>
            <w:r w:rsidR="009A44D5">
              <w:rPr>
                <w:noProof/>
                <w:webHidden/>
              </w:rPr>
              <w:t>26</w:t>
            </w:r>
            <w:r w:rsidR="009A44D5">
              <w:rPr>
                <w:noProof/>
                <w:webHidden/>
              </w:rPr>
              <w:fldChar w:fldCharType="end"/>
            </w:r>
          </w:hyperlink>
        </w:p>
        <w:p w14:paraId="332FCD4D" w14:textId="09817827" w:rsidR="009A44D5" w:rsidRDefault="00B5232D">
          <w:pPr>
            <w:pStyle w:val="TOC2"/>
            <w:tabs>
              <w:tab w:val="right" w:leader="dot" w:pos="9350"/>
            </w:tabs>
            <w:rPr>
              <w:rFonts w:asciiTheme="minorHAnsi" w:eastAsiaTheme="minorEastAsia" w:hAnsiTheme="minorHAnsi"/>
              <w:noProof/>
              <w:kern w:val="2"/>
              <w:sz w:val="22"/>
              <w:szCs w:val="22"/>
              <w14:ligatures w14:val="standardContextual"/>
            </w:rPr>
          </w:pPr>
          <w:hyperlink w:anchor="_Toc142037159" w:history="1">
            <w:r w:rsidR="009A44D5" w:rsidRPr="00E26469">
              <w:rPr>
                <w:rStyle w:val="Hyperlink"/>
                <w:noProof/>
              </w:rPr>
              <w:t>Evaluation and Comparison Criteria</w:t>
            </w:r>
            <w:r w:rsidR="009A44D5">
              <w:rPr>
                <w:noProof/>
                <w:webHidden/>
              </w:rPr>
              <w:tab/>
            </w:r>
            <w:r w:rsidR="009A44D5">
              <w:rPr>
                <w:noProof/>
                <w:webHidden/>
              </w:rPr>
              <w:fldChar w:fldCharType="begin"/>
            </w:r>
            <w:r w:rsidR="009A44D5">
              <w:rPr>
                <w:noProof/>
                <w:webHidden/>
              </w:rPr>
              <w:instrText xml:space="preserve"> PAGEREF _Toc142037159 \h </w:instrText>
            </w:r>
            <w:r w:rsidR="009A44D5">
              <w:rPr>
                <w:noProof/>
                <w:webHidden/>
              </w:rPr>
            </w:r>
            <w:r w:rsidR="009A44D5">
              <w:rPr>
                <w:noProof/>
                <w:webHidden/>
              </w:rPr>
              <w:fldChar w:fldCharType="separate"/>
            </w:r>
            <w:r w:rsidR="009A44D5">
              <w:rPr>
                <w:noProof/>
                <w:webHidden/>
              </w:rPr>
              <w:t>27</w:t>
            </w:r>
            <w:r w:rsidR="009A44D5">
              <w:rPr>
                <w:noProof/>
                <w:webHidden/>
              </w:rPr>
              <w:fldChar w:fldCharType="end"/>
            </w:r>
          </w:hyperlink>
        </w:p>
        <w:p w14:paraId="4BE3C522" w14:textId="1A6A8B54" w:rsidR="009A44D5" w:rsidRDefault="00B5232D">
          <w:pPr>
            <w:pStyle w:val="TOC2"/>
            <w:tabs>
              <w:tab w:val="right" w:leader="dot" w:pos="9350"/>
            </w:tabs>
            <w:rPr>
              <w:rFonts w:asciiTheme="minorHAnsi" w:eastAsiaTheme="minorEastAsia" w:hAnsiTheme="minorHAnsi"/>
              <w:noProof/>
              <w:kern w:val="2"/>
              <w:sz w:val="22"/>
              <w:szCs w:val="22"/>
              <w14:ligatures w14:val="standardContextual"/>
            </w:rPr>
          </w:pPr>
          <w:hyperlink w:anchor="_Toc142037160" w:history="1">
            <w:r w:rsidR="009A44D5" w:rsidRPr="00E26469">
              <w:rPr>
                <w:rStyle w:val="Hyperlink"/>
                <w:noProof/>
              </w:rPr>
              <w:t>Alternate Proposal 1: Smartabase</w:t>
            </w:r>
            <w:r w:rsidR="009A44D5">
              <w:rPr>
                <w:noProof/>
                <w:webHidden/>
              </w:rPr>
              <w:tab/>
            </w:r>
            <w:r w:rsidR="009A44D5">
              <w:rPr>
                <w:noProof/>
                <w:webHidden/>
              </w:rPr>
              <w:fldChar w:fldCharType="begin"/>
            </w:r>
            <w:r w:rsidR="009A44D5">
              <w:rPr>
                <w:noProof/>
                <w:webHidden/>
              </w:rPr>
              <w:instrText xml:space="preserve"> PAGEREF _Toc142037160 \h </w:instrText>
            </w:r>
            <w:r w:rsidR="009A44D5">
              <w:rPr>
                <w:noProof/>
                <w:webHidden/>
              </w:rPr>
            </w:r>
            <w:r w:rsidR="009A44D5">
              <w:rPr>
                <w:noProof/>
                <w:webHidden/>
              </w:rPr>
              <w:fldChar w:fldCharType="separate"/>
            </w:r>
            <w:r w:rsidR="009A44D5">
              <w:rPr>
                <w:noProof/>
                <w:webHidden/>
              </w:rPr>
              <w:t>30</w:t>
            </w:r>
            <w:r w:rsidR="009A44D5">
              <w:rPr>
                <w:noProof/>
                <w:webHidden/>
              </w:rPr>
              <w:fldChar w:fldCharType="end"/>
            </w:r>
          </w:hyperlink>
        </w:p>
        <w:p w14:paraId="7C0E9219" w14:textId="733C49CC" w:rsidR="009A44D5" w:rsidRDefault="00B5232D">
          <w:pPr>
            <w:pStyle w:val="TOC2"/>
            <w:tabs>
              <w:tab w:val="right" w:leader="dot" w:pos="9350"/>
            </w:tabs>
            <w:rPr>
              <w:rFonts w:asciiTheme="minorHAnsi" w:eastAsiaTheme="minorEastAsia" w:hAnsiTheme="minorHAnsi"/>
              <w:noProof/>
              <w:kern w:val="2"/>
              <w:sz w:val="22"/>
              <w:szCs w:val="22"/>
              <w14:ligatures w14:val="standardContextual"/>
            </w:rPr>
          </w:pPr>
          <w:hyperlink w:anchor="_Toc142037161" w:history="1">
            <w:r w:rsidR="009A44D5" w:rsidRPr="00E26469">
              <w:rPr>
                <w:rStyle w:val="Hyperlink"/>
                <w:noProof/>
              </w:rPr>
              <w:t>Alternate Proposal 2: CoachMe+</w:t>
            </w:r>
            <w:r w:rsidR="009A44D5">
              <w:rPr>
                <w:noProof/>
                <w:webHidden/>
              </w:rPr>
              <w:tab/>
            </w:r>
            <w:r w:rsidR="009A44D5">
              <w:rPr>
                <w:noProof/>
                <w:webHidden/>
              </w:rPr>
              <w:fldChar w:fldCharType="begin"/>
            </w:r>
            <w:r w:rsidR="009A44D5">
              <w:rPr>
                <w:noProof/>
                <w:webHidden/>
              </w:rPr>
              <w:instrText xml:space="preserve"> PAGEREF _Toc142037161 \h </w:instrText>
            </w:r>
            <w:r w:rsidR="009A44D5">
              <w:rPr>
                <w:noProof/>
                <w:webHidden/>
              </w:rPr>
            </w:r>
            <w:r w:rsidR="009A44D5">
              <w:rPr>
                <w:noProof/>
                <w:webHidden/>
              </w:rPr>
              <w:fldChar w:fldCharType="separate"/>
            </w:r>
            <w:r w:rsidR="009A44D5">
              <w:rPr>
                <w:noProof/>
                <w:webHidden/>
              </w:rPr>
              <w:t>36</w:t>
            </w:r>
            <w:r w:rsidR="009A44D5">
              <w:rPr>
                <w:noProof/>
                <w:webHidden/>
              </w:rPr>
              <w:fldChar w:fldCharType="end"/>
            </w:r>
          </w:hyperlink>
        </w:p>
        <w:p w14:paraId="5607C6BC" w14:textId="128D5B00" w:rsidR="009A44D5" w:rsidRDefault="00B5232D">
          <w:pPr>
            <w:pStyle w:val="TOC2"/>
            <w:tabs>
              <w:tab w:val="right" w:leader="dot" w:pos="9350"/>
            </w:tabs>
            <w:rPr>
              <w:rFonts w:asciiTheme="minorHAnsi" w:eastAsiaTheme="minorEastAsia" w:hAnsiTheme="minorHAnsi"/>
              <w:noProof/>
              <w:kern w:val="2"/>
              <w:sz w:val="22"/>
              <w:szCs w:val="22"/>
              <w14:ligatures w14:val="standardContextual"/>
            </w:rPr>
          </w:pPr>
          <w:hyperlink w:anchor="_Toc142037162" w:history="1">
            <w:r w:rsidR="009A44D5" w:rsidRPr="00E26469">
              <w:rPr>
                <w:rStyle w:val="Hyperlink"/>
                <w:noProof/>
              </w:rPr>
              <w:t>Primary Recommendation: Power BI + Microsoft Enterprise</w:t>
            </w:r>
            <w:r w:rsidR="009A44D5">
              <w:rPr>
                <w:noProof/>
                <w:webHidden/>
              </w:rPr>
              <w:tab/>
            </w:r>
            <w:r w:rsidR="009A44D5">
              <w:rPr>
                <w:noProof/>
                <w:webHidden/>
              </w:rPr>
              <w:fldChar w:fldCharType="begin"/>
            </w:r>
            <w:r w:rsidR="009A44D5">
              <w:rPr>
                <w:noProof/>
                <w:webHidden/>
              </w:rPr>
              <w:instrText xml:space="preserve"> PAGEREF _Toc142037162 \h </w:instrText>
            </w:r>
            <w:r w:rsidR="009A44D5">
              <w:rPr>
                <w:noProof/>
                <w:webHidden/>
              </w:rPr>
            </w:r>
            <w:r w:rsidR="009A44D5">
              <w:rPr>
                <w:noProof/>
                <w:webHidden/>
              </w:rPr>
              <w:fldChar w:fldCharType="separate"/>
            </w:r>
            <w:r w:rsidR="009A44D5">
              <w:rPr>
                <w:noProof/>
                <w:webHidden/>
              </w:rPr>
              <w:t>40</w:t>
            </w:r>
            <w:r w:rsidR="009A44D5">
              <w:rPr>
                <w:noProof/>
                <w:webHidden/>
              </w:rPr>
              <w:fldChar w:fldCharType="end"/>
            </w:r>
          </w:hyperlink>
        </w:p>
        <w:p w14:paraId="03600BAB" w14:textId="43681555" w:rsidR="009A44D5" w:rsidRDefault="00B5232D">
          <w:pPr>
            <w:pStyle w:val="TOC1"/>
            <w:tabs>
              <w:tab w:val="right" w:leader="dot" w:pos="9350"/>
            </w:tabs>
            <w:rPr>
              <w:rFonts w:asciiTheme="minorHAnsi" w:eastAsiaTheme="minorEastAsia" w:hAnsiTheme="minorHAnsi"/>
              <w:noProof/>
              <w:kern w:val="2"/>
              <w:sz w:val="22"/>
              <w:szCs w:val="22"/>
              <w14:ligatures w14:val="standardContextual"/>
            </w:rPr>
          </w:pPr>
          <w:hyperlink w:anchor="_Toc142037163" w:history="1">
            <w:r w:rsidR="009A44D5" w:rsidRPr="00E26469">
              <w:rPr>
                <w:rStyle w:val="Hyperlink"/>
                <w:noProof/>
              </w:rPr>
              <w:t>Chapter 4. Discussion</w:t>
            </w:r>
            <w:r w:rsidR="009A44D5">
              <w:rPr>
                <w:noProof/>
                <w:webHidden/>
              </w:rPr>
              <w:tab/>
            </w:r>
            <w:r w:rsidR="009A44D5">
              <w:rPr>
                <w:noProof/>
                <w:webHidden/>
              </w:rPr>
              <w:fldChar w:fldCharType="begin"/>
            </w:r>
            <w:r w:rsidR="009A44D5">
              <w:rPr>
                <w:noProof/>
                <w:webHidden/>
              </w:rPr>
              <w:instrText xml:space="preserve"> PAGEREF _Toc142037163 \h </w:instrText>
            </w:r>
            <w:r w:rsidR="009A44D5">
              <w:rPr>
                <w:noProof/>
                <w:webHidden/>
              </w:rPr>
            </w:r>
            <w:r w:rsidR="009A44D5">
              <w:rPr>
                <w:noProof/>
                <w:webHidden/>
              </w:rPr>
              <w:fldChar w:fldCharType="separate"/>
            </w:r>
            <w:r w:rsidR="009A44D5">
              <w:rPr>
                <w:noProof/>
                <w:webHidden/>
              </w:rPr>
              <w:t>52</w:t>
            </w:r>
            <w:r w:rsidR="009A44D5">
              <w:rPr>
                <w:noProof/>
                <w:webHidden/>
              </w:rPr>
              <w:fldChar w:fldCharType="end"/>
            </w:r>
          </w:hyperlink>
        </w:p>
        <w:p w14:paraId="16AC4BC8" w14:textId="6337A6A8" w:rsidR="009A44D5" w:rsidRDefault="00B5232D">
          <w:pPr>
            <w:pStyle w:val="TOC1"/>
            <w:tabs>
              <w:tab w:val="right" w:leader="dot" w:pos="9350"/>
            </w:tabs>
            <w:rPr>
              <w:rFonts w:asciiTheme="minorHAnsi" w:eastAsiaTheme="minorEastAsia" w:hAnsiTheme="minorHAnsi"/>
              <w:noProof/>
              <w:kern w:val="2"/>
              <w:sz w:val="22"/>
              <w:szCs w:val="22"/>
              <w14:ligatures w14:val="standardContextual"/>
            </w:rPr>
          </w:pPr>
          <w:hyperlink w:anchor="_Toc142037164" w:history="1">
            <w:r w:rsidR="009A44D5" w:rsidRPr="00E26469">
              <w:rPr>
                <w:rStyle w:val="Hyperlink"/>
                <w:noProof/>
              </w:rPr>
              <w:t>Chapter 5. Conclusion and Future Directions</w:t>
            </w:r>
            <w:r w:rsidR="009A44D5">
              <w:rPr>
                <w:noProof/>
                <w:webHidden/>
              </w:rPr>
              <w:tab/>
            </w:r>
            <w:r w:rsidR="009A44D5">
              <w:rPr>
                <w:noProof/>
                <w:webHidden/>
              </w:rPr>
              <w:fldChar w:fldCharType="begin"/>
            </w:r>
            <w:r w:rsidR="009A44D5">
              <w:rPr>
                <w:noProof/>
                <w:webHidden/>
              </w:rPr>
              <w:instrText xml:space="preserve"> PAGEREF _Toc142037164 \h </w:instrText>
            </w:r>
            <w:r w:rsidR="009A44D5">
              <w:rPr>
                <w:noProof/>
                <w:webHidden/>
              </w:rPr>
            </w:r>
            <w:r w:rsidR="009A44D5">
              <w:rPr>
                <w:noProof/>
                <w:webHidden/>
              </w:rPr>
              <w:fldChar w:fldCharType="separate"/>
            </w:r>
            <w:r w:rsidR="009A44D5">
              <w:rPr>
                <w:noProof/>
                <w:webHidden/>
              </w:rPr>
              <w:t>55</w:t>
            </w:r>
            <w:r w:rsidR="009A44D5">
              <w:rPr>
                <w:noProof/>
                <w:webHidden/>
              </w:rPr>
              <w:fldChar w:fldCharType="end"/>
            </w:r>
          </w:hyperlink>
        </w:p>
        <w:p w14:paraId="448B1811" w14:textId="6AE3F505" w:rsidR="00503548" w:rsidRDefault="004C6972" w:rsidP="1698C29C">
          <w:pPr>
            <w:pStyle w:val="TOC1"/>
            <w:tabs>
              <w:tab w:val="right" w:leader="dot" w:pos="9360"/>
            </w:tabs>
            <w:rPr>
              <w:rStyle w:val="Hyperlink"/>
              <w:noProof/>
              <w:kern w:val="2"/>
              <w14:ligatures w14:val="standardContextual"/>
            </w:rPr>
          </w:pPr>
          <w:r>
            <w:fldChar w:fldCharType="end"/>
          </w:r>
        </w:p>
      </w:sdtContent>
    </w:sdt>
    <w:p w14:paraId="4AC49EFD" w14:textId="27272523" w:rsidR="007836A0" w:rsidRDefault="007836A0" w:rsidP="42C54E55">
      <w:pPr>
        <w:pStyle w:val="TOC1"/>
        <w:tabs>
          <w:tab w:val="right" w:leader="dot" w:pos="8640"/>
        </w:tabs>
        <w:rPr>
          <w:rStyle w:val="Hyperlink"/>
          <w:noProof/>
          <w:kern w:val="2"/>
          <w14:ligatures w14:val="standardContextual"/>
        </w:rPr>
      </w:pPr>
    </w:p>
    <w:p w14:paraId="4C7B65BD" w14:textId="74142028" w:rsidR="00553E8A" w:rsidRDefault="00553E8A" w:rsidP="75454C23">
      <w:pPr>
        <w:pStyle w:val="TOC1"/>
        <w:tabs>
          <w:tab w:val="right" w:leader="dot" w:pos="8640"/>
        </w:tabs>
        <w:rPr>
          <w:rStyle w:val="Hyperlink"/>
          <w:noProof/>
          <w:kern w:val="2"/>
          <w14:ligatures w14:val="standardContextual"/>
        </w:rPr>
      </w:pPr>
    </w:p>
    <w:p w14:paraId="10F33B96" w14:textId="34FAE884" w:rsidR="0077693B" w:rsidRDefault="0077693B"/>
    <w:p w14:paraId="5E41A881" w14:textId="77777777" w:rsidR="000B1ED6" w:rsidRDefault="000B1ED6" w:rsidP="00527A65">
      <w:pPr>
        <w:spacing w:line="480" w:lineRule="auto"/>
      </w:pPr>
    </w:p>
    <w:p w14:paraId="17EA53DA" w14:textId="77777777" w:rsidR="000B1ED6" w:rsidRDefault="000B1ED6" w:rsidP="00527A65">
      <w:pPr>
        <w:spacing w:line="480" w:lineRule="auto"/>
      </w:pPr>
    </w:p>
    <w:p w14:paraId="139F96C2" w14:textId="77777777" w:rsidR="000B1ED6" w:rsidRDefault="000B1ED6" w:rsidP="00527A65">
      <w:pPr>
        <w:spacing w:line="480" w:lineRule="auto"/>
      </w:pPr>
    </w:p>
    <w:p w14:paraId="6C674BAB" w14:textId="77777777" w:rsidR="000B1ED6" w:rsidRDefault="000B1ED6" w:rsidP="00527A65">
      <w:pPr>
        <w:spacing w:line="480" w:lineRule="auto"/>
        <w:sectPr w:rsidR="000B1ED6" w:rsidSect="00C23E93">
          <w:headerReference w:type="default" r:id="rId15"/>
          <w:pgSz w:w="12240" w:h="15840"/>
          <w:pgMar w:top="1440" w:right="1440" w:bottom="1440" w:left="1440" w:header="720" w:footer="1584" w:gutter="0"/>
          <w:pgNumType w:fmt="lowerRoman"/>
          <w:cols w:space="720"/>
          <w:docGrid w:linePitch="360"/>
        </w:sectPr>
      </w:pPr>
    </w:p>
    <w:p w14:paraId="51CECBFE" w14:textId="77777777" w:rsidR="000B1ED6" w:rsidRDefault="086C14E2" w:rsidP="00185AC8">
      <w:pPr>
        <w:pStyle w:val="Heading1"/>
      </w:pPr>
      <w:bookmarkStart w:id="1" w:name="_Toc142037150"/>
      <w:r>
        <w:lastRenderedPageBreak/>
        <w:t>List of Tables</w:t>
      </w:r>
      <w:bookmarkEnd w:id="1"/>
    </w:p>
    <w:p w14:paraId="7308F2E6" w14:textId="3F50854D" w:rsidR="00E05EDD" w:rsidRDefault="00001095">
      <w:pPr>
        <w:pStyle w:val="TableofFigures"/>
        <w:tabs>
          <w:tab w:val="right" w:leader="dot" w:pos="9350"/>
        </w:tabs>
        <w:rPr>
          <w:rFonts w:asciiTheme="minorHAnsi" w:eastAsiaTheme="minorEastAsia" w:hAnsiTheme="minorHAnsi"/>
          <w:noProof/>
          <w:kern w:val="2"/>
          <w:sz w:val="22"/>
          <w:szCs w:val="22"/>
          <w14:ligatures w14:val="standardContextual"/>
        </w:rPr>
      </w:pPr>
      <w:r>
        <w:fldChar w:fldCharType="begin"/>
      </w:r>
      <w:r>
        <w:instrText>TOC \h \z \c "Table"</w:instrText>
      </w:r>
      <w:r>
        <w:fldChar w:fldCharType="separate"/>
      </w:r>
      <w:hyperlink w:anchor="_Toc142037129" w:history="1">
        <w:r w:rsidR="00E05EDD" w:rsidRPr="007218EA">
          <w:rPr>
            <w:rStyle w:val="Hyperlink"/>
            <w:noProof/>
          </w:rPr>
          <w:t>Table 1. Smartabase Criteria Evaluation</w:t>
        </w:r>
        <w:r w:rsidR="00E05EDD">
          <w:rPr>
            <w:noProof/>
            <w:webHidden/>
          </w:rPr>
          <w:tab/>
        </w:r>
        <w:r w:rsidR="00E05EDD">
          <w:rPr>
            <w:noProof/>
            <w:webHidden/>
          </w:rPr>
          <w:fldChar w:fldCharType="begin"/>
        </w:r>
        <w:r w:rsidR="00E05EDD">
          <w:rPr>
            <w:noProof/>
            <w:webHidden/>
          </w:rPr>
          <w:instrText xml:space="preserve"> PAGEREF _Toc142037129 \h </w:instrText>
        </w:r>
        <w:r w:rsidR="00E05EDD">
          <w:rPr>
            <w:noProof/>
            <w:webHidden/>
          </w:rPr>
        </w:r>
        <w:r w:rsidR="00E05EDD">
          <w:rPr>
            <w:noProof/>
            <w:webHidden/>
          </w:rPr>
          <w:fldChar w:fldCharType="separate"/>
        </w:r>
        <w:r w:rsidR="00E05EDD">
          <w:rPr>
            <w:noProof/>
            <w:webHidden/>
          </w:rPr>
          <w:t>36</w:t>
        </w:r>
        <w:r w:rsidR="00E05EDD">
          <w:rPr>
            <w:noProof/>
            <w:webHidden/>
          </w:rPr>
          <w:fldChar w:fldCharType="end"/>
        </w:r>
      </w:hyperlink>
    </w:p>
    <w:p w14:paraId="395B6880" w14:textId="28DF1695" w:rsidR="00E05EDD" w:rsidRDefault="00B5232D">
      <w:pPr>
        <w:pStyle w:val="TableofFigures"/>
        <w:tabs>
          <w:tab w:val="right" w:leader="dot" w:pos="9350"/>
        </w:tabs>
        <w:rPr>
          <w:rFonts w:asciiTheme="minorHAnsi" w:eastAsiaTheme="minorEastAsia" w:hAnsiTheme="minorHAnsi"/>
          <w:noProof/>
          <w:kern w:val="2"/>
          <w:sz w:val="22"/>
          <w:szCs w:val="22"/>
          <w14:ligatures w14:val="standardContextual"/>
        </w:rPr>
      </w:pPr>
      <w:hyperlink w:anchor="_Toc142037130" w:history="1">
        <w:r w:rsidR="00E05EDD" w:rsidRPr="007218EA">
          <w:rPr>
            <w:rStyle w:val="Hyperlink"/>
            <w:noProof/>
          </w:rPr>
          <w:t>Table 2. CoachMe+ Criteria Evaluation</w:t>
        </w:r>
        <w:r w:rsidR="00E05EDD">
          <w:rPr>
            <w:noProof/>
            <w:webHidden/>
          </w:rPr>
          <w:tab/>
        </w:r>
        <w:r w:rsidR="00E05EDD">
          <w:rPr>
            <w:noProof/>
            <w:webHidden/>
          </w:rPr>
          <w:fldChar w:fldCharType="begin"/>
        </w:r>
        <w:r w:rsidR="00E05EDD">
          <w:rPr>
            <w:noProof/>
            <w:webHidden/>
          </w:rPr>
          <w:instrText xml:space="preserve"> PAGEREF _Toc142037130 \h </w:instrText>
        </w:r>
        <w:r w:rsidR="00E05EDD">
          <w:rPr>
            <w:noProof/>
            <w:webHidden/>
          </w:rPr>
        </w:r>
        <w:r w:rsidR="00E05EDD">
          <w:rPr>
            <w:noProof/>
            <w:webHidden/>
          </w:rPr>
          <w:fldChar w:fldCharType="separate"/>
        </w:r>
        <w:r w:rsidR="00E05EDD">
          <w:rPr>
            <w:noProof/>
            <w:webHidden/>
          </w:rPr>
          <w:t>40</w:t>
        </w:r>
        <w:r w:rsidR="00E05EDD">
          <w:rPr>
            <w:noProof/>
            <w:webHidden/>
          </w:rPr>
          <w:fldChar w:fldCharType="end"/>
        </w:r>
      </w:hyperlink>
    </w:p>
    <w:p w14:paraId="02C4D597" w14:textId="06C3DB79" w:rsidR="00E05EDD" w:rsidRDefault="00B5232D">
      <w:pPr>
        <w:pStyle w:val="TableofFigures"/>
        <w:tabs>
          <w:tab w:val="right" w:leader="dot" w:pos="9350"/>
        </w:tabs>
        <w:rPr>
          <w:rFonts w:asciiTheme="minorHAnsi" w:eastAsiaTheme="minorEastAsia" w:hAnsiTheme="minorHAnsi"/>
          <w:noProof/>
          <w:kern w:val="2"/>
          <w:sz w:val="22"/>
          <w:szCs w:val="22"/>
          <w14:ligatures w14:val="standardContextual"/>
        </w:rPr>
      </w:pPr>
      <w:hyperlink w:anchor="_Toc142037131" w:history="1">
        <w:r w:rsidR="00E05EDD" w:rsidRPr="007218EA">
          <w:rPr>
            <w:rStyle w:val="Hyperlink"/>
            <w:noProof/>
          </w:rPr>
          <w:t>Table 3. Microsoft Suite Criteria Evaluation</w:t>
        </w:r>
        <w:r w:rsidR="00E05EDD">
          <w:rPr>
            <w:noProof/>
            <w:webHidden/>
          </w:rPr>
          <w:tab/>
        </w:r>
        <w:r w:rsidR="00E05EDD">
          <w:rPr>
            <w:noProof/>
            <w:webHidden/>
          </w:rPr>
          <w:fldChar w:fldCharType="begin"/>
        </w:r>
        <w:r w:rsidR="00E05EDD">
          <w:rPr>
            <w:noProof/>
            <w:webHidden/>
          </w:rPr>
          <w:instrText xml:space="preserve"> PAGEREF _Toc142037131 \h </w:instrText>
        </w:r>
        <w:r w:rsidR="00E05EDD">
          <w:rPr>
            <w:noProof/>
            <w:webHidden/>
          </w:rPr>
        </w:r>
        <w:r w:rsidR="00E05EDD">
          <w:rPr>
            <w:noProof/>
            <w:webHidden/>
          </w:rPr>
          <w:fldChar w:fldCharType="separate"/>
        </w:r>
        <w:r w:rsidR="00E05EDD">
          <w:rPr>
            <w:noProof/>
            <w:webHidden/>
          </w:rPr>
          <w:t>50</w:t>
        </w:r>
        <w:r w:rsidR="00E05EDD">
          <w:rPr>
            <w:noProof/>
            <w:webHidden/>
          </w:rPr>
          <w:fldChar w:fldCharType="end"/>
        </w:r>
      </w:hyperlink>
    </w:p>
    <w:p w14:paraId="671B541F" w14:textId="5442A239" w:rsidR="000B1ED6" w:rsidRDefault="00001095" w:rsidP="00527A65">
      <w:pPr>
        <w:spacing w:line="480" w:lineRule="auto"/>
      </w:pPr>
      <w:r>
        <w:fldChar w:fldCharType="end"/>
      </w:r>
    </w:p>
    <w:p w14:paraId="1E7705CD" w14:textId="7C83BF35" w:rsidR="000B1ED6" w:rsidRDefault="000B1ED6" w:rsidP="00527A65">
      <w:pPr>
        <w:spacing w:line="480" w:lineRule="auto"/>
      </w:pPr>
    </w:p>
    <w:p w14:paraId="57264976" w14:textId="77777777" w:rsidR="000B1ED6" w:rsidRDefault="000B1ED6" w:rsidP="00527A65">
      <w:pPr>
        <w:spacing w:line="480" w:lineRule="auto"/>
      </w:pPr>
    </w:p>
    <w:p w14:paraId="72DD1259" w14:textId="77777777" w:rsidR="000B1ED6" w:rsidRDefault="000B1ED6" w:rsidP="00527A65">
      <w:pPr>
        <w:spacing w:line="480" w:lineRule="auto"/>
      </w:pPr>
    </w:p>
    <w:p w14:paraId="2615E269" w14:textId="77777777" w:rsidR="000B1ED6" w:rsidRDefault="000B1ED6" w:rsidP="00527A65">
      <w:pPr>
        <w:spacing w:line="480" w:lineRule="auto"/>
      </w:pPr>
    </w:p>
    <w:p w14:paraId="309B9636" w14:textId="77777777" w:rsidR="000B1ED6" w:rsidRDefault="000B1ED6" w:rsidP="00527A65">
      <w:pPr>
        <w:spacing w:line="480" w:lineRule="auto"/>
      </w:pPr>
    </w:p>
    <w:p w14:paraId="5BDE54B5" w14:textId="77777777" w:rsidR="000B1ED6" w:rsidRDefault="000B1ED6" w:rsidP="00527A65">
      <w:pPr>
        <w:spacing w:line="480" w:lineRule="auto"/>
      </w:pPr>
    </w:p>
    <w:p w14:paraId="7B647B57" w14:textId="77777777" w:rsidR="000B1ED6" w:rsidRDefault="000B1ED6" w:rsidP="00527A65">
      <w:pPr>
        <w:spacing w:line="480" w:lineRule="auto"/>
      </w:pPr>
    </w:p>
    <w:p w14:paraId="58DCC5C5" w14:textId="77777777" w:rsidR="000B1ED6" w:rsidRDefault="000B1ED6" w:rsidP="00527A65">
      <w:pPr>
        <w:spacing w:line="480" w:lineRule="auto"/>
      </w:pPr>
    </w:p>
    <w:p w14:paraId="289BF880" w14:textId="77777777" w:rsidR="000B1ED6" w:rsidRDefault="000B1ED6" w:rsidP="00527A65">
      <w:pPr>
        <w:spacing w:line="480" w:lineRule="auto"/>
      </w:pPr>
    </w:p>
    <w:p w14:paraId="0299097D" w14:textId="77777777" w:rsidR="000B1ED6" w:rsidRDefault="000B1ED6" w:rsidP="00527A65">
      <w:pPr>
        <w:spacing w:line="480" w:lineRule="auto"/>
      </w:pPr>
    </w:p>
    <w:p w14:paraId="440DC2B9" w14:textId="77777777" w:rsidR="000B1ED6" w:rsidRDefault="000B1ED6" w:rsidP="00527A65">
      <w:pPr>
        <w:spacing w:line="480" w:lineRule="auto"/>
      </w:pPr>
    </w:p>
    <w:p w14:paraId="5EF40388" w14:textId="77777777" w:rsidR="000B1ED6" w:rsidRDefault="000B1ED6" w:rsidP="00527A65">
      <w:pPr>
        <w:spacing w:line="480" w:lineRule="auto"/>
      </w:pPr>
    </w:p>
    <w:p w14:paraId="52385E75" w14:textId="77777777" w:rsidR="000B1ED6" w:rsidRDefault="000B1ED6" w:rsidP="00527A65">
      <w:pPr>
        <w:spacing w:line="480" w:lineRule="auto"/>
        <w:sectPr w:rsidR="000B1ED6" w:rsidSect="00C23E93">
          <w:headerReference w:type="default" r:id="rId16"/>
          <w:pgSz w:w="12240" w:h="15840"/>
          <w:pgMar w:top="1440" w:right="1440" w:bottom="1440" w:left="1440" w:header="720" w:footer="1584" w:gutter="0"/>
          <w:pgNumType w:fmt="lowerRoman"/>
          <w:cols w:space="720"/>
          <w:docGrid w:linePitch="360"/>
        </w:sectPr>
      </w:pPr>
    </w:p>
    <w:p w14:paraId="578C977A" w14:textId="77777777" w:rsidR="000B1ED6" w:rsidRDefault="086C14E2" w:rsidP="00A55EBF">
      <w:pPr>
        <w:pStyle w:val="Heading1"/>
        <w:spacing w:line="480" w:lineRule="auto"/>
      </w:pPr>
      <w:bookmarkStart w:id="2" w:name="_Toc142037151"/>
      <w:r>
        <w:lastRenderedPageBreak/>
        <w:t>List of Figures</w:t>
      </w:r>
      <w:bookmarkEnd w:id="2"/>
    </w:p>
    <w:p w14:paraId="5A4C4F4B" w14:textId="210DE4A7" w:rsidR="00DB42F0" w:rsidRDefault="00DB42F0">
      <w:pPr>
        <w:pStyle w:val="TableofFigures"/>
        <w:tabs>
          <w:tab w:val="right" w:leader="dot" w:pos="9350"/>
        </w:tabs>
      </w:pPr>
      <w:r>
        <w:t xml:space="preserve">Chapter 3a. </w:t>
      </w:r>
    </w:p>
    <w:p w14:paraId="10CF29BD" w14:textId="77777777" w:rsidR="00DB42F0" w:rsidRPr="00DB42F0" w:rsidRDefault="00DB42F0" w:rsidP="00DB42F0"/>
    <w:p w14:paraId="18749BED" w14:textId="581D844A" w:rsidR="00DB42F0" w:rsidRDefault="00DB42F0" w:rsidP="00DB42F0">
      <w:pPr>
        <w:pStyle w:val="Caption"/>
        <w:keepNext/>
        <w:spacing w:line="259" w:lineRule="auto"/>
      </w:pPr>
      <w:r>
        <w:t>Figure 1. Figure 1. H2F Canva Webpage……………………………………………………… 21</w:t>
      </w:r>
    </w:p>
    <w:p w14:paraId="41C2E772" w14:textId="29561EB5" w:rsidR="00DB42F0" w:rsidRDefault="00DB42F0" w:rsidP="00DB42F0">
      <w:r>
        <w:t xml:space="preserve">Chapter 3b. </w:t>
      </w:r>
    </w:p>
    <w:p w14:paraId="509F5032" w14:textId="77777777" w:rsidR="00DB42F0" w:rsidRPr="00DB42F0" w:rsidRDefault="00DB42F0" w:rsidP="00DB42F0"/>
    <w:p w14:paraId="29DFD9D8" w14:textId="13485E0A" w:rsidR="00E05EDD" w:rsidRDefault="00001095">
      <w:pPr>
        <w:pStyle w:val="TableofFigures"/>
        <w:tabs>
          <w:tab w:val="right" w:leader="dot" w:pos="9350"/>
        </w:tabs>
        <w:rPr>
          <w:rFonts w:asciiTheme="minorHAnsi" w:eastAsiaTheme="minorEastAsia" w:hAnsiTheme="minorHAnsi"/>
          <w:noProof/>
          <w:kern w:val="2"/>
          <w:sz w:val="22"/>
          <w:szCs w:val="22"/>
          <w14:ligatures w14:val="standardContextual"/>
        </w:rPr>
      </w:pPr>
      <w:r>
        <w:fldChar w:fldCharType="begin"/>
      </w:r>
      <w:r>
        <w:instrText>TOC \h \z \c "Figure"</w:instrText>
      </w:r>
      <w:r>
        <w:fldChar w:fldCharType="separate"/>
      </w:r>
      <w:hyperlink r:id="rId17" w:anchor="_Toc142037133" w:history="1">
        <w:r w:rsidR="00E05EDD" w:rsidRPr="004F1A24">
          <w:rPr>
            <w:rStyle w:val="Hyperlink"/>
            <w:noProof/>
          </w:rPr>
          <w:t>Figure 1. ARNG H2F Data Architecture</w:t>
        </w:r>
        <w:r w:rsidR="00E05EDD">
          <w:rPr>
            <w:noProof/>
            <w:webHidden/>
          </w:rPr>
          <w:tab/>
        </w:r>
        <w:r w:rsidR="00E05EDD">
          <w:rPr>
            <w:noProof/>
            <w:webHidden/>
          </w:rPr>
          <w:fldChar w:fldCharType="begin"/>
        </w:r>
        <w:r w:rsidR="00E05EDD">
          <w:rPr>
            <w:noProof/>
            <w:webHidden/>
          </w:rPr>
          <w:instrText xml:space="preserve"> PAGEREF _Toc142037133 \h </w:instrText>
        </w:r>
        <w:r w:rsidR="00E05EDD">
          <w:rPr>
            <w:noProof/>
            <w:webHidden/>
          </w:rPr>
        </w:r>
        <w:r w:rsidR="00E05EDD">
          <w:rPr>
            <w:noProof/>
            <w:webHidden/>
          </w:rPr>
          <w:fldChar w:fldCharType="separate"/>
        </w:r>
        <w:r w:rsidR="00E05EDD">
          <w:rPr>
            <w:noProof/>
            <w:webHidden/>
          </w:rPr>
          <w:t>22</w:t>
        </w:r>
        <w:r w:rsidR="00E05EDD">
          <w:rPr>
            <w:noProof/>
            <w:webHidden/>
          </w:rPr>
          <w:fldChar w:fldCharType="end"/>
        </w:r>
      </w:hyperlink>
    </w:p>
    <w:p w14:paraId="0BB4ECB8" w14:textId="3FB41331" w:rsidR="00E05EDD" w:rsidRDefault="00B5232D">
      <w:pPr>
        <w:pStyle w:val="TableofFigures"/>
        <w:tabs>
          <w:tab w:val="right" w:leader="dot" w:pos="9350"/>
        </w:tabs>
        <w:rPr>
          <w:noProof/>
        </w:rPr>
      </w:pPr>
      <w:hyperlink w:anchor="_Toc142037134" w:history="1">
        <w:r w:rsidR="00E05EDD" w:rsidRPr="004F1A24">
          <w:rPr>
            <w:rStyle w:val="Hyperlink"/>
            <w:noProof/>
          </w:rPr>
          <w:t>Figure 2. ARNG H2F Data Architecture with the Microsoft Suite</w:t>
        </w:r>
        <w:r w:rsidR="00E05EDD">
          <w:rPr>
            <w:noProof/>
            <w:webHidden/>
          </w:rPr>
          <w:tab/>
        </w:r>
        <w:r w:rsidR="00E05EDD">
          <w:rPr>
            <w:noProof/>
            <w:webHidden/>
          </w:rPr>
          <w:fldChar w:fldCharType="begin"/>
        </w:r>
        <w:r w:rsidR="00E05EDD">
          <w:rPr>
            <w:noProof/>
            <w:webHidden/>
          </w:rPr>
          <w:instrText xml:space="preserve"> PAGEREF _Toc142037134 \h </w:instrText>
        </w:r>
        <w:r w:rsidR="00E05EDD">
          <w:rPr>
            <w:noProof/>
            <w:webHidden/>
          </w:rPr>
        </w:r>
        <w:r w:rsidR="00E05EDD">
          <w:rPr>
            <w:noProof/>
            <w:webHidden/>
          </w:rPr>
          <w:fldChar w:fldCharType="separate"/>
        </w:r>
        <w:r w:rsidR="00E05EDD">
          <w:rPr>
            <w:noProof/>
            <w:webHidden/>
          </w:rPr>
          <w:t>50</w:t>
        </w:r>
        <w:r w:rsidR="00E05EDD">
          <w:rPr>
            <w:noProof/>
            <w:webHidden/>
          </w:rPr>
          <w:fldChar w:fldCharType="end"/>
        </w:r>
      </w:hyperlink>
    </w:p>
    <w:p w14:paraId="0E6BCC47" w14:textId="77777777" w:rsidR="00DB42F0" w:rsidRPr="00DB42F0" w:rsidRDefault="00DB42F0" w:rsidP="00DB42F0"/>
    <w:p w14:paraId="56D4F714" w14:textId="36E9F9A1" w:rsidR="000B1ED6" w:rsidRDefault="00001095" w:rsidP="00B832EB">
      <w:pPr>
        <w:spacing w:line="480" w:lineRule="auto"/>
      </w:pPr>
      <w:r>
        <w:fldChar w:fldCharType="end"/>
      </w:r>
    </w:p>
    <w:p w14:paraId="431799A6" w14:textId="1FAFBB96" w:rsidR="00B832EB" w:rsidRDefault="00B832EB" w:rsidP="00C02BAC">
      <w:pPr>
        <w:spacing w:line="480" w:lineRule="auto"/>
      </w:pPr>
    </w:p>
    <w:p w14:paraId="7B6E57E8" w14:textId="77777777" w:rsidR="00B832EB" w:rsidRDefault="00B832EB" w:rsidP="00C02BAC">
      <w:pPr>
        <w:spacing w:line="480" w:lineRule="auto"/>
      </w:pPr>
    </w:p>
    <w:p w14:paraId="532F60FB" w14:textId="77777777" w:rsidR="00C02BAC" w:rsidRDefault="00C02BAC" w:rsidP="00A55EBF">
      <w:pPr>
        <w:spacing w:line="480" w:lineRule="auto"/>
      </w:pPr>
    </w:p>
    <w:p w14:paraId="5BA86735" w14:textId="77777777" w:rsidR="000B1ED6" w:rsidRDefault="000B1ED6" w:rsidP="00527A65">
      <w:pPr>
        <w:spacing w:line="480" w:lineRule="auto"/>
      </w:pPr>
    </w:p>
    <w:p w14:paraId="668C36EA" w14:textId="77777777" w:rsidR="000B1ED6" w:rsidRDefault="000B1ED6" w:rsidP="00527A65">
      <w:pPr>
        <w:spacing w:line="480" w:lineRule="auto"/>
      </w:pPr>
    </w:p>
    <w:p w14:paraId="2C23A6F8" w14:textId="77777777" w:rsidR="000B1ED6" w:rsidRDefault="000B1ED6" w:rsidP="00527A65">
      <w:pPr>
        <w:spacing w:line="480" w:lineRule="auto"/>
      </w:pPr>
    </w:p>
    <w:p w14:paraId="6EC94A83" w14:textId="77777777" w:rsidR="000B1ED6" w:rsidRDefault="000B1ED6" w:rsidP="00527A65">
      <w:pPr>
        <w:spacing w:line="480" w:lineRule="auto"/>
      </w:pPr>
    </w:p>
    <w:p w14:paraId="3B3C7C4D" w14:textId="77777777" w:rsidR="000B1ED6" w:rsidRDefault="000B1ED6" w:rsidP="00527A65">
      <w:pPr>
        <w:spacing w:line="480" w:lineRule="auto"/>
      </w:pPr>
    </w:p>
    <w:p w14:paraId="1A79616E" w14:textId="77777777" w:rsidR="000B1ED6" w:rsidRDefault="000B1ED6" w:rsidP="00527A65">
      <w:pPr>
        <w:spacing w:line="480" w:lineRule="auto"/>
      </w:pPr>
    </w:p>
    <w:p w14:paraId="3D9B6911" w14:textId="77777777" w:rsidR="000B1ED6" w:rsidRDefault="000B1ED6" w:rsidP="00527A65">
      <w:pPr>
        <w:spacing w:line="480" w:lineRule="auto"/>
      </w:pPr>
    </w:p>
    <w:p w14:paraId="0E1A7C2F" w14:textId="77777777" w:rsidR="000B1ED6" w:rsidRDefault="000B1ED6" w:rsidP="00527A65">
      <w:pPr>
        <w:spacing w:line="480" w:lineRule="auto"/>
      </w:pPr>
    </w:p>
    <w:p w14:paraId="291AC3BC" w14:textId="77777777" w:rsidR="000B1ED6" w:rsidRDefault="000B1ED6" w:rsidP="00527A65">
      <w:pPr>
        <w:spacing w:line="480" w:lineRule="auto"/>
      </w:pPr>
    </w:p>
    <w:p w14:paraId="02D3C0AB" w14:textId="77777777" w:rsidR="000B1ED6" w:rsidRDefault="000B1ED6" w:rsidP="00527A65">
      <w:pPr>
        <w:spacing w:line="480" w:lineRule="auto"/>
      </w:pPr>
    </w:p>
    <w:p w14:paraId="10930A89" w14:textId="77777777" w:rsidR="000B1ED6" w:rsidRDefault="000B1ED6" w:rsidP="00527A65">
      <w:pPr>
        <w:spacing w:line="480" w:lineRule="auto"/>
      </w:pPr>
    </w:p>
    <w:p w14:paraId="7407D5E7" w14:textId="77777777" w:rsidR="000B1ED6" w:rsidRDefault="000B1ED6" w:rsidP="00527A65">
      <w:pPr>
        <w:spacing w:line="480" w:lineRule="auto"/>
        <w:sectPr w:rsidR="000B1ED6" w:rsidSect="00C23E93">
          <w:headerReference w:type="default" r:id="rId18"/>
          <w:pgSz w:w="12240" w:h="15840"/>
          <w:pgMar w:top="1440" w:right="1440" w:bottom="1440" w:left="1440" w:header="720" w:footer="1584" w:gutter="0"/>
          <w:pgNumType w:fmt="lowerRoman"/>
          <w:cols w:space="720"/>
          <w:docGrid w:linePitch="360"/>
        </w:sectPr>
      </w:pPr>
    </w:p>
    <w:p w14:paraId="210C5A0B" w14:textId="0B84320B" w:rsidR="00CB5590" w:rsidRDefault="00CB5590" w:rsidP="3911B393">
      <w:pPr>
        <w:pStyle w:val="Heading1"/>
        <w:spacing w:line="480" w:lineRule="auto"/>
      </w:pPr>
      <w:bookmarkStart w:id="3" w:name="_Toc142037152"/>
      <w:r>
        <w:lastRenderedPageBreak/>
        <w:t>Chapter 1.</w:t>
      </w:r>
      <w:r w:rsidR="6639EBD5">
        <w:t xml:space="preserve"> Background</w:t>
      </w:r>
      <w:bookmarkEnd w:id="3"/>
    </w:p>
    <w:p w14:paraId="0B71E453" w14:textId="15B20D66" w:rsidR="38E33BAD" w:rsidRDefault="38E33BAD" w:rsidP="3911B393">
      <w:pPr>
        <w:spacing w:line="480" w:lineRule="auto"/>
        <w:rPr>
          <w:b/>
          <w:bCs/>
          <w:color w:val="000000" w:themeColor="text1"/>
        </w:rPr>
      </w:pPr>
      <w:r w:rsidRPr="42C54E55">
        <w:rPr>
          <w:b/>
          <w:bCs/>
          <w:color w:val="000000" w:themeColor="text1"/>
        </w:rPr>
        <w:t>What is H2F?</w:t>
      </w:r>
    </w:p>
    <w:p w14:paraId="3CCB43E1" w14:textId="7EF68CEA" w:rsidR="38E33BAD" w:rsidRDefault="53AC790C" w:rsidP="3911B393">
      <w:pPr>
        <w:spacing w:line="480" w:lineRule="auto"/>
        <w:ind w:firstLine="720"/>
        <w:rPr>
          <w:ins w:id="4" w:author="Anisha Aggarwal" w:date="2023-07-28T06:10:00Z"/>
          <w:rFonts w:eastAsia="Times New Roman" w:cs="Times New Roman"/>
          <w:color w:val="000000" w:themeColor="text1"/>
        </w:rPr>
      </w:pPr>
      <w:r w:rsidRPr="740CF5AF">
        <w:rPr>
          <w:rFonts w:eastAsia="Times New Roman" w:cs="Times New Roman"/>
          <w:color w:val="000000" w:themeColor="text1"/>
        </w:rPr>
        <w:t xml:space="preserve">The Holistic Health and Fitness </w:t>
      </w:r>
      <w:r w:rsidR="6D4A938E" w:rsidRPr="740CF5AF">
        <w:rPr>
          <w:rFonts w:eastAsia="Times New Roman" w:cs="Times New Roman"/>
          <w:color w:val="000000" w:themeColor="text1"/>
        </w:rPr>
        <w:t>s</w:t>
      </w:r>
      <w:r w:rsidR="1359D41F" w:rsidRPr="740CF5AF">
        <w:rPr>
          <w:rFonts w:eastAsia="Times New Roman" w:cs="Times New Roman"/>
          <w:color w:val="000000" w:themeColor="text1"/>
        </w:rPr>
        <w:t>ystem</w:t>
      </w:r>
      <w:r w:rsidRPr="740CF5AF">
        <w:rPr>
          <w:rFonts w:eastAsia="Times New Roman" w:cs="Times New Roman"/>
          <w:color w:val="000000" w:themeColor="text1"/>
        </w:rPr>
        <w:t xml:space="preserve"> (H2F) is a </w:t>
      </w:r>
      <w:r w:rsidR="2154B2B2" w:rsidRPr="740CF5AF">
        <w:rPr>
          <w:rFonts w:eastAsia="Times New Roman" w:cs="Times New Roman"/>
          <w:color w:val="000000" w:themeColor="text1"/>
        </w:rPr>
        <w:t xml:space="preserve">Soldier </w:t>
      </w:r>
      <w:r w:rsidRPr="740CF5AF">
        <w:rPr>
          <w:rFonts w:eastAsia="Times New Roman" w:cs="Times New Roman"/>
          <w:color w:val="000000" w:themeColor="text1"/>
        </w:rPr>
        <w:t xml:space="preserve">readiness system designed by the United States Army. H2F is a system encompasses all aspects of a </w:t>
      </w:r>
      <w:r w:rsidR="4D9677FB" w:rsidRPr="740CF5AF">
        <w:rPr>
          <w:rFonts w:eastAsia="Times New Roman" w:cs="Times New Roman"/>
          <w:color w:val="000000" w:themeColor="text1"/>
        </w:rPr>
        <w:t xml:space="preserve">Soldier’s </w:t>
      </w:r>
      <w:r w:rsidRPr="740CF5AF">
        <w:rPr>
          <w:rFonts w:eastAsia="Times New Roman" w:cs="Times New Roman"/>
          <w:color w:val="000000" w:themeColor="text1"/>
        </w:rPr>
        <w:t xml:space="preserve">overall health and works to better understand and improve their health via the five domains: </w:t>
      </w:r>
    </w:p>
    <w:p w14:paraId="7E24F757" w14:textId="1807F470" w:rsidR="0821FEB8" w:rsidRDefault="0821FEB8" w:rsidP="0821FEB8">
      <w:pPr>
        <w:spacing w:line="480" w:lineRule="auto"/>
        <w:ind w:firstLine="720"/>
        <w:rPr>
          <w:rFonts w:eastAsia="Times New Roman" w:cs="Times New Roman"/>
          <w:color w:val="000000" w:themeColor="text1"/>
        </w:rPr>
      </w:pPr>
    </w:p>
    <w:p w14:paraId="786B9E70" w14:textId="2991037E" w:rsidR="38E33BAD" w:rsidRDefault="38E33BAD" w:rsidP="3911B393">
      <w:pPr>
        <w:pStyle w:val="ListParagraph"/>
        <w:numPr>
          <w:ilvl w:val="0"/>
          <w:numId w:val="16"/>
        </w:numPr>
        <w:spacing w:line="480" w:lineRule="auto"/>
        <w:rPr>
          <w:rFonts w:eastAsia="Times New Roman" w:cs="Times New Roman"/>
          <w:color w:val="000000" w:themeColor="text1"/>
        </w:rPr>
      </w:pPr>
      <w:r w:rsidRPr="42C54E55">
        <w:rPr>
          <w:rFonts w:eastAsia="Times New Roman" w:cs="Times New Roman"/>
          <w:color w:val="000000" w:themeColor="text1"/>
        </w:rPr>
        <w:t xml:space="preserve">Mental Readiness – Meet the mental demands of combat or duty position. </w:t>
      </w:r>
    </w:p>
    <w:p w14:paraId="5729645D" w14:textId="6A4F2695" w:rsidR="38E33BAD" w:rsidRDefault="38E33BAD" w:rsidP="3911B393">
      <w:pPr>
        <w:pStyle w:val="ListParagraph"/>
        <w:numPr>
          <w:ilvl w:val="0"/>
          <w:numId w:val="16"/>
        </w:numPr>
        <w:spacing w:line="480" w:lineRule="auto"/>
        <w:rPr>
          <w:rFonts w:eastAsia="Times New Roman" w:cs="Times New Roman"/>
          <w:color w:val="000000" w:themeColor="text1"/>
        </w:rPr>
      </w:pPr>
      <w:r w:rsidRPr="42C54E55">
        <w:rPr>
          <w:rFonts w:eastAsia="Times New Roman" w:cs="Times New Roman"/>
          <w:color w:val="000000" w:themeColor="text1"/>
        </w:rPr>
        <w:t>Sleep Readiness – Implement the requisite sleep principles and behaviors to support optimal brain function.</w:t>
      </w:r>
    </w:p>
    <w:p w14:paraId="14511566" w14:textId="2CD59CAB" w:rsidR="38E33BAD" w:rsidRDefault="38E33BAD" w:rsidP="3911B393">
      <w:pPr>
        <w:pStyle w:val="ListParagraph"/>
        <w:numPr>
          <w:ilvl w:val="0"/>
          <w:numId w:val="16"/>
        </w:numPr>
        <w:spacing w:line="480" w:lineRule="auto"/>
        <w:rPr>
          <w:rFonts w:eastAsia="Times New Roman" w:cs="Times New Roman"/>
          <w:color w:val="000000" w:themeColor="text1"/>
        </w:rPr>
      </w:pPr>
      <w:r w:rsidRPr="42C54E55">
        <w:rPr>
          <w:rFonts w:eastAsia="Times New Roman" w:cs="Times New Roman"/>
          <w:color w:val="000000" w:themeColor="text1"/>
        </w:rPr>
        <w:t xml:space="preserve">Nutritional Readiness – Recognize, select, and consume the requisite food and drink to meet the physical and non-physical demands of any duty or combat. </w:t>
      </w:r>
    </w:p>
    <w:p w14:paraId="58DB946D" w14:textId="02B0A0F0" w:rsidR="38E33BAD" w:rsidRDefault="38E33BAD" w:rsidP="3911B393">
      <w:pPr>
        <w:pStyle w:val="ListParagraph"/>
        <w:numPr>
          <w:ilvl w:val="0"/>
          <w:numId w:val="16"/>
        </w:numPr>
        <w:spacing w:line="480" w:lineRule="auto"/>
        <w:rPr>
          <w:rFonts w:eastAsia="Times New Roman" w:cs="Times New Roman"/>
          <w:color w:val="000000" w:themeColor="text1"/>
        </w:rPr>
      </w:pPr>
      <w:r w:rsidRPr="42C54E55">
        <w:rPr>
          <w:rFonts w:eastAsia="Times New Roman" w:cs="Times New Roman"/>
          <w:color w:val="000000" w:themeColor="text1"/>
        </w:rPr>
        <w:t xml:space="preserve">Spiritual Readiness – The development of personal qualities needed to sustain a person in times of stress, hardship, and tragedy. </w:t>
      </w:r>
    </w:p>
    <w:p w14:paraId="409EB86F" w14:textId="1B0B1FB8" w:rsidR="38E33BAD" w:rsidRDefault="38E33BAD" w:rsidP="3911B393">
      <w:pPr>
        <w:pStyle w:val="ListParagraph"/>
        <w:numPr>
          <w:ilvl w:val="0"/>
          <w:numId w:val="16"/>
        </w:numPr>
        <w:spacing w:line="480" w:lineRule="auto"/>
        <w:rPr>
          <w:rFonts w:eastAsia="Times New Roman" w:cs="Times New Roman"/>
          <w:color w:val="000000" w:themeColor="text1"/>
        </w:rPr>
      </w:pPr>
      <w:r w:rsidRPr="42C54E55">
        <w:rPr>
          <w:rFonts w:eastAsia="Times New Roman" w:cs="Times New Roman"/>
          <w:color w:val="000000" w:themeColor="text1"/>
        </w:rPr>
        <w:t xml:space="preserve">Physical Readiness – Meet the physical demands of any duty or combat and accomplish the mission. </w:t>
      </w:r>
    </w:p>
    <w:p w14:paraId="479C02C1" w14:textId="629764EE" w:rsidR="38E33BAD" w:rsidRDefault="38E33BAD" w:rsidP="3911B393">
      <w:pPr>
        <w:spacing w:line="480" w:lineRule="auto"/>
        <w:rPr>
          <w:rFonts w:eastAsia="Times New Roman" w:cs="Times New Roman"/>
          <w:color w:val="000000" w:themeColor="text1"/>
        </w:rPr>
      </w:pPr>
      <w:r w:rsidRPr="42C54E55">
        <w:rPr>
          <w:rFonts w:eastAsia="Times New Roman" w:cs="Times New Roman"/>
          <w:color w:val="000000" w:themeColor="text1"/>
        </w:rPr>
        <w:t xml:space="preserve"> </w:t>
      </w:r>
    </w:p>
    <w:p w14:paraId="0E98C5A5" w14:textId="160137D3" w:rsidR="38E33BAD" w:rsidRDefault="53AC790C" w:rsidP="3911B393">
      <w:pPr>
        <w:spacing w:line="480" w:lineRule="auto"/>
        <w:ind w:firstLine="720"/>
        <w:rPr>
          <w:rFonts w:eastAsia="Times New Roman" w:cs="Times New Roman"/>
          <w:color w:val="000000" w:themeColor="text1"/>
        </w:rPr>
      </w:pPr>
      <w:r w:rsidRPr="0821FEB8">
        <w:rPr>
          <w:rFonts w:eastAsia="Times New Roman" w:cs="Times New Roman"/>
          <w:color w:val="000000" w:themeColor="text1"/>
        </w:rPr>
        <w:t>In the H2F Handbook, Major General John D. Kline described the H2F system as “</w:t>
      </w:r>
      <w:r w:rsidRPr="0821FEB8">
        <w:rPr>
          <w:rFonts w:eastAsia="Times New Roman" w:cs="Times New Roman"/>
          <w:i/>
          <w:iCs/>
          <w:color w:val="000000" w:themeColor="text1"/>
        </w:rPr>
        <w:t>the Army’s primary investment in Soldier readiness and lethality, with the goals of optimal physical and non-physical performance, reducing injury rates, improving rehabilitation after injury, and increasing overall readiness of the total Army</w:t>
      </w:r>
      <w:r w:rsidRPr="0821FEB8">
        <w:rPr>
          <w:rFonts w:eastAsia="Times New Roman" w:cs="Times New Roman"/>
          <w:color w:val="000000" w:themeColor="text1"/>
        </w:rPr>
        <w:t>.”</w:t>
      </w:r>
      <w:hyperlink r:id="rId19" w:anchor="_ftn1">
        <w:r w:rsidRPr="0821FEB8">
          <w:rPr>
            <w:rStyle w:val="Hyperlink"/>
            <w:rFonts w:eastAsia="Times New Roman" w:cs="Times New Roman"/>
            <w:color w:val="000000" w:themeColor="text1"/>
            <w:vertAlign w:val="superscript"/>
          </w:rPr>
          <w:t>[1]</w:t>
        </w:r>
      </w:hyperlink>
      <w:r w:rsidR="182B17A3" w:rsidRPr="0821FEB8">
        <w:rPr>
          <w:rFonts w:eastAsia="Times New Roman" w:cs="Times New Roman"/>
          <w:color w:val="000000" w:themeColor="text1"/>
        </w:rPr>
        <w:t xml:space="preserve"> </w:t>
      </w:r>
      <w:r w:rsidRPr="0821FEB8">
        <w:rPr>
          <w:rFonts w:eastAsia="Times New Roman" w:cs="Times New Roman"/>
          <w:color w:val="000000" w:themeColor="text1"/>
        </w:rPr>
        <w:t xml:space="preserve">The H2F’s Army campaign objective is to </w:t>
      </w:r>
      <w:r w:rsidRPr="0821FEB8">
        <w:rPr>
          <w:rFonts w:eastAsia="Times New Roman" w:cs="Times New Roman"/>
          <w:color w:val="000000" w:themeColor="text1"/>
        </w:rPr>
        <w:lastRenderedPageBreak/>
        <w:t xml:space="preserve">measure </w:t>
      </w:r>
      <w:r w:rsidR="786E9D42" w:rsidRPr="181E02A9">
        <w:rPr>
          <w:rFonts w:eastAsia="Times New Roman" w:cs="Times New Roman"/>
          <w:color w:val="000000" w:themeColor="text1"/>
        </w:rPr>
        <w:t>Soldier</w:t>
      </w:r>
      <w:r w:rsidRPr="0821FEB8">
        <w:rPr>
          <w:rFonts w:eastAsia="Times New Roman" w:cs="Times New Roman"/>
          <w:color w:val="000000" w:themeColor="text1"/>
        </w:rPr>
        <w:t xml:space="preserve"> readiness via Measure of Performance (MOPs) and Measure of Effectiveness (MOEs) metrics tables. </w:t>
      </w:r>
    </w:p>
    <w:p w14:paraId="7EDAC4FF" w14:textId="7FCDC4EC" w:rsidR="38E33BAD" w:rsidRDefault="38E33BAD" w:rsidP="3911B393">
      <w:pPr>
        <w:spacing w:line="480" w:lineRule="auto"/>
        <w:rPr>
          <w:b/>
          <w:bCs/>
        </w:rPr>
      </w:pPr>
      <w:r>
        <w:br/>
      </w:r>
      <w:r w:rsidR="7A0264EF" w:rsidRPr="42C54E55">
        <w:rPr>
          <w:b/>
          <w:bCs/>
        </w:rPr>
        <w:t>Current State of H2F Data Collection and Analysis</w:t>
      </w:r>
    </w:p>
    <w:p w14:paraId="53C4386B" w14:textId="49EA3807" w:rsidR="6B5C8382" w:rsidRDefault="6B5C8382">
      <w:pPr>
        <w:spacing w:line="480" w:lineRule="auto"/>
        <w:ind w:firstLine="720"/>
        <w:rPr>
          <w:rFonts w:eastAsia="Times New Roman" w:cs="Times New Roman"/>
          <w:color w:val="000000" w:themeColor="text1"/>
        </w:rPr>
        <w:pPrChange w:id="5" w:author="Anisha Aggarwal" w:date="2023-07-28T06:26:00Z">
          <w:pPr>
            <w:pStyle w:val="ListParagraph"/>
            <w:spacing w:line="480" w:lineRule="auto"/>
          </w:pPr>
        </w:pPrChange>
      </w:pPr>
      <w:r w:rsidRPr="0821FEB8">
        <w:rPr>
          <w:rFonts w:eastAsia="Times New Roman" w:cs="Times New Roman"/>
          <w:color w:val="000000" w:themeColor="text1"/>
        </w:rPr>
        <w:t xml:space="preserve">To evaluate the impact of H2F </w:t>
      </w:r>
      <w:r w:rsidR="643D0941" w:rsidRPr="301ABED9">
        <w:rPr>
          <w:rFonts w:eastAsia="Times New Roman" w:cs="Times New Roman"/>
          <w:color w:val="000000" w:themeColor="text1"/>
        </w:rPr>
        <w:t>system and</w:t>
      </w:r>
      <w:r w:rsidRPr="0821FEB8">
        <w:rPr>
          <w:rFonts w:eastAsia="Times New Roman" w:cs="Times New Roman"/>
          <w:color w:val="000000" w:themeColor="text1"/>
        </w:rPr>
        <w:t xml:space="preserve"> initiatives on the health and readiness of </w:t>
      </w:r>
      <w:r w:rsidR="786E9D42" w:rsidRPr="181E02A9">
        <w:rPr>
          <w:rFonts w:eastAsia="Times New Roman" w:cs="Times New Roman"/>
          <w:color w:val="000000" w:themeColor="text1"/>
        </w:rPr>
        <w:t>Soldier</w:t>
      </w:r>
      <w:r w:rsidRPr="181E02A9">
        <w:rPr>
          <w:rFonts w:eastAsia="Times New Roman" w:cs="Times New Roman"/>
          <w:color w:val="000000" w:themeColor="text1"/>
        </w:rPr>
        <w:t>s</w:t>
      </w:r>
      <w:r w:rsidRPr="0821FEB8">
        <w:rPr>
          <w:rFonts w:eastAsia="Times New Roman" w:cs="Times New Roman"/>
          <w:color w:val="000000" w:themeColor="text1"/>
        </w:rPr>
        <w:t xml:space="preserve">, </w:t>
      </w:r>
      <w:r w:rsidR="7D5D1CA2" w:rsidRPr="0821FEB8">
        <w:rPr>
          <w:rFonts w:eastAsia="Times New Roman" w:cs="Times New Roman"/>
          <w:color w:val="000000" w:themeColor="text1"/>
        </w:rPr>
        <w:t xml:space="preserve">ARNG </w:t>
      </w:r>
      <w:r w:rsidR="20756C69" w:rsidRPr="0821FEB8">
        <w:rPr>
          <w:rFonts w:eastAsia="Times New Roman" w:cs="Times New Roman"/>
          <w:color w:val="000000" w:themeColor="text1"/>
        </w:rPr>
        <w:t xml:space="preserve">H2F leaders and performance teams (HPTs) </w:t>
      </w:r>
      <w:r w:rsidR="7D7222DB" w:rsidRPr="0821FEB8">
        <w:rPr>
          <w:rFonts w:eastAsia="Times New Roman" w:cs="Times New Roman"/>
          <w:color w:val="000000" w:themeColor="text1"/>
        </w:rPr>
        <w:t xml:space="preserve">at the national level </w:t>
      </w:r>
      <w:r w:rsidR="20756C69" w:rsidRPr="0821FEB8">
        <w:rPr>
          <w:rFonts w:eastAsia="Times New Roman" w:cs="Times New Roman"/>
          <w:color w:val="000000" w:themeColor="text1"/>
        </w:rPr>
        <w:t>need to</w:t>
      </w:r>
      <w:r w:rsidR="70B7EA9A" w:rsidRPr="0821FEB8">
        <w:rPr>
          <w:rFonts w:eastAsia="Times New Roman" w:cs="Times New Roman"/>
          <w:color w:val="000000" w:themeColor="text1"/>
        </w:rPr>
        <w:t xml:space="preserve"> access and analyze</w:t>
      </w:r>
      <w:r w:rsidR="1862BF3C" w:rsidRPr="0821FEB8">
        <w:rPr>
          <w:rFonts w:eastAsia="Times New Roman" w:cs="Times New Roman"/>
          <w:color w:val="000000" w:themeColor="text1"/>
        </w:rPr>
        <w:t xml:space="preserve"> </w:t>
      </w:r>
      <w:r w:rsidR="786E9D42" w:rsidRPr="181E02A9">
        <w:rPr>
          <w:rFonts w:eastAsia="Times New Roman" w:cs="Times New Roman"/>
          <w:color w:val="000000" w:themeColor="text1"/>
        </w:rPr>
        <w:t>Soldier</w:t>
      </w:r>
      <w:r w:rsidR="3AF8B104" w:rsidRPr="0821FEB8">
        <w:rPr>
          <w:rFonts w:eastAsia="Times New Roman" w:cs="Times New Roman"/>
          <w:color w:val="000000" w:themeColor="text1"/>
        </w:rPr>
        <w:t xml:space="preserve"> data </w:t>
      </w:r>
      <w:r w:rsidR="5670F397" w:rsidRPr="0821FEB8">
        <w:rPr>
          <w:rFonts w:eastAsia="Times New Roman" w:cs="Times New Roman"/>
          <w:color w:val="000000" w:themeColor="text1"/>
        </w:rPr>
        <w:t>regarding the</w:t>
      </w:r>
      <w:r w:rsidR="3AF8B104" w:rsidRPr="0821FEB8">
        <w:rPr>
          <w:rFonts w:eastAsia="Times New Roman" w:cs="Times New Roman"/>
          <w:color w:val="000000" w:themeColor="text1"/>
        </w:rPr>
        <w:t xml:space="preserve"> MOPs and MOEs. </w:t>
      </w:r>
      <w:r w:rsidR="0EAF4265" w:rsidRPr="0821FEB8">
        <w:rPr>
          <w:rFonts w:eastAsia="Times New Roman" w:cs="Times New Roman"/>
          <w:color w:val="000000" w:themeColor="text1"/>
        </w:rPr>
        <w:t xml:space="preserve">In its current state, </w:t>
      </w:r>
      <w:r w:rsidR="6E32172A" w:rsidRPr="0821FEB8">
        <w:rPr>
          <w:rFonts w:eastAsia="Times New Roman" w:cs="Times New Roman"/>
          <w:color w:val="000000" w:themeColor="text1"/>
        </w:rPr>
        <w:t xml:space="preserve">this data is stored in the following different DoD data sources: </w:t>
      </w:r>
    </w:p>
    <w:p w14:paraId="708055C9" w14:textId="6FCF808A" w:rsidR="6E32172A" w:rsidRDefault="07118F51" w:rsidP="0821FEB8">
      <w:pPr>
        <w:pStyle w:val="ListParagraph"/>
        <w:numPr>
          <w:ilvl w:val="0"/>
          <w:numId w:val="2"/>
        </w:numPr>
        <w:spacing w:line="480" w:lineRule="auto"/>
        <w:rPr>
          <w:rFonts w:eastAsia="Calibri" w:cs="Arial"/>
          <w:color w:val="000000" w:themeColor="text1"/>
        </w:rPr>
      </w:pPr>
      <w:r w:rsidRPr="65F9FB19">
        <w:rPr>
          <w:rFonts w:eastAsia="Calibri" w:cs="Arial"/>
          <w:color w:val="000000" w:themeColor="text1"/>
        </w:rPr>
        <w:t>Digital Training Management System</w:t>
      </w:r>
    </w:p>
    <w:p w14:paraId="75DC3571" w14:textId="5D3C60F6" w:rsidR="6E32172A" w:rsidRDefault="6E32172A" w:rsidP="0821FEB8">
      <w:pPr>
        <w:pStyle w:val="ListParagraph"/>
        <w:numPr>
          <w:ilvl w:val="0"/>
          <w:numId w:val="2"/>
        </w:numPr>
        <w:spacing w:line="480" w:lineRule="auto"/>
        <w:rPr>
          <w:rFonts w:eastAsia="Calibri" w:cs="Arial"/>
          <w:color w:val="000000" w:themeColor="text1"/>
        </w:rPr>
      </w:pPr>
      <w:r w:rsidRPr="43B138FA">
        <w:rPr>
          <w:rFonts w:eastAsia="Calibri" w:cs="Arial"/>
          <w:color w:val="000000" w:themeColor="text1"/>
        </w:rPr>
        <w:t>M</w:t>
      </w:r>
      <w:r w:rsidR="53341F87" w:rsidRPr="43B138FA">
        <w:rPr>
          <w:rFonts w:eastAsia="Calibri" w:cs="Arial"/>
          <w:color w:val="000000" w:themeColor="text1"/>
        </w:rPr>
        <w:t xml:space="preserve">edical Operational </w:t>
      </w:r>
      <w:r w:rsidR="53341F87" w:rsidRPr="2D803F0A">
        <w:rPr>
          <w:rFonts w:eastAsia="Calibri" w:cs="Arial"/>
          <w:color w:val="000000" w:themeColor="text1"/>
        </w:rPr>
        <w:t>Data System</w:t>
      </w:r>
    </w:p>
    <w:p w14:paraId="23AA682C" w14:textId="73B763FF" w:rsidR="6E32172A" w:rsidRDefault="6E32172A" w:rsidP="0821FEB8">
      <w:pPr>
        <w:pStyle w:val="ListParagraph"/>
        <w:numPr>
          <w:ilvl w:val="0"/>
          <w:numId w:val="2"/>
        </w:numPr>
        <w:spacing w:line="480" w:lineRule="auto"/>
        <w:rPr>
          <w:rFonts w:eastAsia="Calibri" w:cs="Arial"/>
          <w:color w:val="000000" w:themeColor="text1"/>
        </w:rPr>
      </w:pPr>
      <w:r w:rsidRPr="0821FEB8">
        <w:rPr>
          <w:rFonts w:eastAsia="Calibri" w:cs="Arial"/>
          <w:color w:val="000000" w:themeColor="text1"/>
        </w:rPr>
        <w:t>EProfile</w:t>
      </w:r>
    </w:p>
    <w:p w14:paraId="0074F411" w14:textId="696DF0E1" w:rsidR="6E32172A" w:rsidRDefault="6E32172A" w:rsidP="0821FEB8">
      <w:pPr>
        <w:pStyle w:val="ListParagraph"/>
        <w:numPr>
          <w:ilvl w:val="0"/>
          <w:numId w:val="2"/>
        </w:numPr>
        <w:spacing w:line="480" w:lineRule="auto"/>
        <w:rPr>
          <w:rFonts w:eastAsia="Calibri" w:cs="Arial"/>
          <w:color w:val="000000" w:themeColor="text1"/>
        </w:rPr>
      </w:pPr>
      <w:r w:rsidRPr="0821FEB8">
        <w:rPr>
          <w:rFonts w:eastAsia="Calibri" w:cs="Arial"/>
          <w:color w:val="000000" w:themeColor="text1"/>
        </w:rPr>
        <w:t>Health System Data Repository</w:t>
      </w:r>
    </w:p>
    <w:p w14:paraId="5A1FE9C3" w14:textId="267BFBB5" w:rsidR="6E32172A" w:rsidRDefault="6E32172A" w:rsidP="0821FEB8">
      <w:pPr>
        <w:pStyle w:val="ListParagraph"/>
        <w:numPr>
          <w:ilvl w:val="0"/>
          <w:numId w:val="2"/>
        </w:numPr>
        <w:spacing w:line="480" w:lineRule="auto"/>
        <w:rPr>
          <w:rFonts w:eastAsia="Calibri" w:cs="Arial"/>
          <w:color w:val="000000" w:themeColor="text1"/>
        </w:rPr>
      </w:pPr>
      <w:r w:rsidRPr="0821FEB8">
        <w:rPr>
          <w:rFonts w:eastAsia="Calibri" w:cs="Arial"/>
          <w:color w:val="000000" w:themeColor="text1"/>
        </w:rPr>
        <w:t>DoD Suicide Event Report</w:t>
      </w:r>
    </w:p>
    <w:p w14:paraId="761687F1" w14:textId="417AA6A5" w:rsidR="6E32172A" w:rsidRDefault="6E32172A" w:rsidP="0821FEB8">
      <w:pPr>
        <w:pStyle w:val="ListParagraph"/>
        <w:numPr>
          <w:ilvl w:val="0"/>
          <w:numId w:val="2"/>
        </w:numPr>
        <w:spacing w:line="480" w:lineRule="auto"/>
        <w:rPr>
          <w:rFonts w:eastAsia="Calibri" w:cs="Arial"/>
          <w:color w:val="000000" w:themeColor="text1"/>
        </w:rPr>
      </w:pPr>
      <w:r w:rsidRPr="68263A85">
        <w:rPr>
          <w:rFonts w:eastAsia="Calibri" w:cs="Arial"/>
          <w:color w:val="000000" w:themeColor="text1"/>
        </w:rPr>
        <w:t>A</w:t>
      </w:r>
      <w:r w:rsidR="05EC978C" w:rsidRPr="68263A85">
        <w:rPr>
          <w:rFonts w:eastAsia="Calibri" w:cs="Arial"/>
          <w:color w:val="000000" w:themeColor="text1"/>
        </w:rPr>
        <w:t>rmy Training Requirements and Resources System</w:t>
      </w:r>
    </w:p>
    <w:p w14:paraId="6FEFFBFF" w14:textId="699FB270" w:rsidR="6E32172A" w:rsidRDefault="6E32172A" w:rsidP="0821FEB8">
      <w:pPr>
        <w:pStyle w:val="ListParagraph"/>
        <w:numPr>
          <w:ilvl w:val="0"/>
          <w:numId w:val="2"/>
        </w:numPr>
        <w:spacing w:line="480" w:lineRule="auto"/>
        <w:rPr>
          <w:rFonts w:eastAsia="Calibri" w:cs="Arial"/>
          <w:color w:val="000000" w:themeColor="text1"/>
        </w:rPr>
      </w:pPr>
      <w:r w:rsidRPr="0821FEB8">
        <w:rPr>
          <w:rFonts w:eastAsia="Calibri" w:cs="Arial"/>
          <w:color w:val="000000" w:themeColor="text1"/>
        </w:rPr>
        <w:t>Retain System</w:t>
      </w:r>
    </w:p>
    <w:p w14:paraId="0332E12D" w14:textId="4E26F2ED" w:rsidR="6E32172A" w:rsidRDefault="6E32172A" w:rsidP="0821FEB8">
      <w:pPr>
        <w:pStyle w:val="ListParagraph"/>
        <w:numPr>
          <w:ilvl w:val="0"/>
          <w:numId w:val="2"/>
        </w:numPr>
        <w:spacing w:line="480" w:lineRule="auto"/>
        <w:rPr>
          <w:rFonts w:eastAsia="Calibri" w:cs="Arial"/>
          <w:color w:val="000000" w:themeColor="text1"/>
        </w:rPr>
      </w:pPr>
      <w:r w:rsidRPr="02E4EEF9">
        <w:rPr>
          <w:rFonts w:eastAsia="Calibri" w:cs="Arial"/>
          <w:color w:val="000000" w:themeColor="text1"/>
        </w:rPr>
        <w:t>Q</w:t>
      </w:r>
      <w:r w:rsidR="22450A18" w:rsidRPr="02E4EEF9">
        <w:rPr>
          <w:rFonts w:eastAsia="Calibri" w:cs="Arial"/>
          <w:color w:val="000000" w:themeColor="text1"/>
        </w:rPr>
        <w:t xml:space="preserve">uality </w:t>
      </w:r>
      <w:r w:rsidR="22450A18" w:rsidRPr="5660E074">
        <w:rPr>
          <w:rFonts w:eastAsia="Calibri" w:cs="Arial"/>
          <w:color w:val="000000" w:themeColor="text1"/>
        </w:rPr>
        <w:t>of Life</w:t>
      </w:r>
      <w:r w:rsidRPr="0821FEB8">
        <w:rPr>
          <w:rFonts w:eastAsia="Calibri" w:cs="Arial"/>
          <w:color w:val="000000" w:themeColor="text1"/>
        </w:rPr>
        <w:t xml:space="preserve"> Surveys</w:t>
      </w:r>
    </w:p>
    <w:p w14:paraId="47BA3519" w14:textId="26DF39E0" w:rsidR="6E32172A" w:rsidRDefault="6E32172A" w:rsidP="0821FEB8">
      <w:pPr>
        <w:pStyle w:val="ListParagraph"/>
        <w:numPr>
          <w:ilvl w:val="0"/>
          <w:numId w:val="2"/>
        </w:numPr>
        <w:spacing w:line="480" w:lineRule="auto"/>
        <w:rPr>
          <w:rFonts w:eastAsia="Calibri" w:cs="Arial"/>
          <w:color w:val="000000" w:themeColor="text1"/>
        </w:rPr>
      </w:pPr>
      <w:r w:rsidRPr="68263A85">
        <w:rPr>
          <w:rFonts w:eastAsia="Calibri" w:cs="Arial"/>
          <w:color w:val="000000" w:themeColor="text1"/>
        </w:rPr>
        <w:t>A</w:t>
      </w:r>
      <w:r w:rsidR="6A145BDD" w:rsidRPr="68263A85">
        <w:rPr>
          <w:rFonts w:eastAsia="Calibri" w:cs="Arial"/>
          <w:color w:val="000000" w:themeColor="text1"/>
        </w:rPr>
        <w:t>rmy Learning Management System</w:t>
      </w:r>
    </w:p>
    <w:p w14:paraId="2CCC4699" w14:textId="70A2223D" w:rsidR="6E32172A" w:rsidRDefault="6E32172A" w:rsidP="0821FEB8">
      <w:pPr>
        <w:pStyle w:val="ListParagraph"/>
        <w:numPr>
          <w:ilvl w:val="0"/>
          <w:numId w:val="2"/>
        </w:numPr>
        <w:spacing w:line="480" w:lineRule="auto"/>
        <w:rPr>
          <w:rFonts w:eastAsia="Calibri" w:cs="Arial"/>
          <w:color w:val="000000" w:themeColor="text1"/>
        </w:rPr>
      </w:pPr>
      <w:r w:rsidRPr="68263A85">
        <w:rPr>
          <w:rFonts w:eastAsia="Calibri" w:cs="Arial"/>
          <w:color w:val="000000" w:themeColor="text1"/>
        </w:rPr>
        <w:t>U</w:t>
      </w:r>
      <w:r w:rsidR="6EF0249E" w:rsidRPr="68263A85">
        <w:rPr>
          <w:rFonts w:eastAsia="Calibri" w:cs="Arial"/>
          <w:color w:val="000000" w:themeColor="text1"/>
        </w:rPr>
        <w:t xml:space="preserve">nit Risk Inventory </w:t>
      </w:r>
      <w:r w:rsidRPr="68263A85">
        <w:rPr>
          <w:rFonts w:eastAsia="Calibri" w:cs="Arial"/>
          <w:color w:val="000000" w:themeColor="text1"/>
        </w:rPr>
        <w:t>Survey</w:t>
      </w:r>
    </w:p>
    <w:p w14:paraId="67F12782" w14:textId="0014F761" w:rsidR="6E32172A" w:rsidRDefault="6E32172A" w:rsidP="0821FEB8">
      <w:pPr>
        <w:pStyle w:val="ListParagraph"/>
        <w:numPr>
          <w:ilvl w:val="0"/>
          <w:numId w:val="2"/>
        </w:numPr>
        <w:spacing w:line="480" w:lineRule="auto"/>
        <w:rPr>
          <w:rFonts w:eastAsia="Calibri" w:cs="Arial"/>
          <w:color w:val="000000" w:themeColor="text1"/>
        </w:rPr>
      </w:pPr>
      <w:r w:rsidRPr="0821FEB8">
        <w:rPr>
          <w:rFonts w:eastAsia="Calibri" w:cs="Arial"/>
          <w:color w:val="000000" w:themeColor="text1"/>
        </w:rPr>
        <w:t>Command Climate Survey</w:t>
      </w:r>
    </w:p>
    <w:p w14:paraId="2D037235" w14:textId="25F451BC" w:rsidR="02F3DC42" w:rsidRDefault="5C020575" w:rsidP="2B6FE4E6">
      <w:pPr>
        <w:spacing w:line="480" w:lineRule="auto"/>
        <w:ind w:firstLine="720"/>
        <w:rPr>
          <w:rFonts w:eastAsia="Times New Roman" w:cs="Times New Roman"/>
          <w:color w:val="000000" w:themeColor="text1"/>
        </w:rPr>
      </w:pPr>
      <w:r w:rsidRPr="68263A85">
        <w:rPr>
          <w:rFonts w:eastAsia="Times New Roman" w:cs="Times New Roman"/>
          <w:color w:val="000000" w:themeColor="text1"/>
        </w:rPr>
        <w:t xml:space="preserve">Most </w:t>
      </w:r>
      <w:r w:rsidR="02F3DC42" w:rsidRPr="2B6FE4E6">
        <w:rPr>
          <w:rFonts w:eastAsia="Times New Roman" w:cs="Times New Roman"/>
          <w:color w:val="000000" w:themeColor="text1"/>
        </w:rPr>
        <w:t>ARNG H2F leaders</w:t>
      </w:r>
      <w:r w:rsidR="6E32172A" w:rsidRPr="2B6FE4E6">
        <w:rPr>
          <w:rFonts w:eastAsia="Times New Roman" w:cs="Times New Roman"/>
          <w:color w:val="000000" w:themeColor="text1"/>
        </w:rPr>
        <w:t xml:space="preserve"> </w:t>
      </w:r>
      <w:r w:rsidR="32B257E2" w:rsidRPr="2B6FE4E6">
        <w:rPr>
          <w:rFonts w:eastAsia="Times New Roman" w:cs="Times New Roman"/>
          <w:color w:val="000000" w:themeColor="text1"/>
        </w:rPr>
        <w:t>cannot</w:t>
      </w:r>
      <w:r w:rsidR="030CA2F4" w:rsidRPr="2B6FE4E6">
        <w:rPr>
          <w:rFonts w:eastAsia="Times New Roman" w:cs="Times New Roman"/>
          <w:color w:val="000000" w:themeColor="text1"/>
        </w:rPr>
        <w:t xml:space="preserve"> directly </w:t>
      </w:r>
      <w:r w:rsidR="6E32172A" w:rsidRPr="2B6FE4E6">
        <w:rPr>
          <w:rFonts w:eastAsia="Times New Roman" w:cs="Times New Roman"/>
          <w:color w:val="000000" w:themeColor="text1"/>
        </w:rPr>
        <w:t xml:space="preserve">access these data sources </w:t>
      </w:r>
      <w:r w:rsidR="28A96729" w:rsidRPr="2B6FE4E6">
        <w:rPr>
          <w:rFonts w:eastAsia="Times New Roman" w:cs="Times New Roman"/>
          <w:color w:val="000000" w:themeColor="text1"/>
        </w:rPr>
        <w:t xml:space="preserve">and </w:t>
      </w:r>
      <w:r w:rsidR="009939DC" w:rsidRPr="2B6FE4E6">
        <w:rPr>
          <w:rFonts w:eastAsia="Times New Roman" w:cs="Times New Roman"/>
          <w:color w:val="000000" w:themeColor="text1"/>
        </w:rPr>
        <w:t>must</w:t>
      </w:r>
      <w:r w:rsidR="6E32172A" w:rsidRPr="2B6FE4E6">
        <w:rPr>
          <w:rFonts w:eastAsia="Times New Roman" w:cs="Times New Roman"/>
          <w:color w:val="000000" w:themeColor="text1"/>
        </w:rPr>
        <w:t xml:space="preserve"> identify points of contact from </w:t>
      </w:r>
      <w:r w:rsidR="507CDA82" w:rsidRPr="2B6FE4E6">
        <w:rPr>
          <w:rFonts w:eastAsia="Times New Roman" w:cs="Times New Roman"/>
          <w:color w:val="000000" w:themeColor="text1"/>
        </w:rPr>
        <w:t xml:space="preserve">different </w:t>
      </w:r>
      <w:r w:rsidR="6E32172A" w:rsidRPr="2B6FE4E6">
        <w:rPr>
          <w:rFonts w:eastAsia="Times New Roman" w:cs="Times New Roman"/>
          <w:color w:val="000000" w:themeColor="text1"/>
        </w:rPr>
        <w:t xml:space="preserve">Offices of Primary Responsibility (OPRs) </w:t>
      </w:r>
      <w:r w:rsidR="10DEAC47" w:rsidRPr="2B6FE4E6">
        <w:rPr>
          <w:rFonts w:eastAsia="Times New Roman" w:cs="Times New Roman"/>
          <w:color w:val="000000" w:themeColor="text1"/>
        </w:rPr>
        <w:t>to</w:t>
      </w:r>
      <w:r w:rsidR="5E7B2169" w:rsidRPr="2B6FE4E6">
        <w:rPr>
          <w:rFonts w:eastAsia="Times New Roman" w:cs="Times New Roman"/>
          <w:color w:val="000000" w:themeColor="text1"/>
        </w:rPr>
        <w:t xml:space="preserve"> </w:t>
      </w:r>
      <w:r w:rsidR="3911BDE8" w:rsidRPr="2B6FE4E6">
        <w:rPr>
          <w:rFonts w:eastAsia="Times New Roman" w:cs="Times New Roman"/>
          <w:color w:val="000000" w:themeColor="text1"/>
        </w:rPr>
        <w:t>acquire the necessary data from each data source</w:t>
      </w:r>
      <w:r w:rsidR="14BB0018" w:rsidRPr="2B6FE4E6">
        <w:rPr>
          <w:rFonts w:eastAsia="Times New Roman" w:cs="Times New Roman"/>
          <w:color w:val="000000" w:themeColor="text1"/>
        </w:rPr>
        <w:t xml:space="preserve"> and create report</w:t>
      </w:r>
      <w:r w:rsidR="740D72B0" w:rsidRPr="2B6FE4E6">
        <w:rPr>
          <w:rFonts w:eastAsia="Times New Roman" w:cs="Times New Roman"/>
          <w:color w:val="000000" w:themeColor="text1"/>
        </w:rPr>
        <w:t>s.</w:t>
      </w:r>
      <w:r w:rsidR="186B60DF" w:rsidRPr="2B6FE4E6">
        <w:rPr>
          <w:rFonts w:eastAsia="Times New Roman" w:cs="Times New Roman"/>
          <w:color w:val="000000" w:themeColor="text1"/>
        </w:rPr>
        <w:t xml:space="preserve"> </w:t>
      </w:r>
      <w:r w:rsidR="62464EDA" w:rsidRPr="2B6FE4E6">
        <w:rPr>
          <w:rFonts w:eastAsia="Times New Roman" w:cs="Times New Roman"/>
          <w:color w:val="000000" w:themeColor="text1"/>
        </w:rPr>
        <w:t>ARNG H2F leaders</w:t>
      </w:r>
      <w:r w:rsidR="2F3A42FC" w:rsidRPr="2B6FE4E6">
        <w:rPr>
          <w:rFonts w:eastAsia="Times New Roman" w:cs="Times New Roman"/>
          <w:color w:val="000000" w:themeColor="text1"/>
        </w:rPr>
        <w:t xml:space="preserve"> </w:t>
      </w:r>
      <w:r w:rsidR="009B077E" w:rsidRPr="68263A85">
        <w:rPr>
          <w:rFonts w:eastAsia="Times New Roman" w:cs="Times New Roman"/>
          <w:color w:val="000000" w:themeColor="text1"/>
        </w:rPr>
        <w:t>report</w:t>
      </w:r>
      <w:r w:rsidR="0E9FAC67" w:rsidRPr="68263A85">
        <w:rPr>
          <w:rFonts w:eastAsia="Times New Roman" w:cs="Times New Roman"/>
          <w:color w:val="000000" w:themeColor="text1"/>
        </w:rPr>
        <w:t xml:space="preserve"> having to</w:t>
      </w:r>
      <w:r w:rsidR="2F3A42FC" w:rsidRPr="2B6FE4E6">
        <w:rPr>
          <w:rFonts w:eastAsia="Times New Roman" w:cs="Times New Roman"/>
          <w:color w:val="000000" w:themeColor="text1"/>
        </w:rPr>
        <w:t xml:space="preserve"> rel</w:t>
      </w:r>
      <w:r w:rsidR="23C3FC65" w:rsidRPr="2B6FE4E6">
        <w:rPr>
          <w:rFonts w:eastAsia="Times New Roman" w:cs="Times New Roman"/>
          <w:color w:val="000000" w:themeColor="text1"/>
        </w:rPr>
        <w:t>y</w:t>
      </w:r>
      <w:r w:rsidR="2F3A42FC" w:rsidRPr="2B6FE4E6">
        <w:rPr>
          <w:rFonts w:eastAsia="Times New Roman" w:cs="Times New Roman"/>
          <w:color w:val="000000" w:themeColor="text1"/>
        </w:rPr>
        <w:t xml:space="preserve"> on self-reported data from the 54 states and territories or from the Headquarter Department </w:t>
      </w:r>
      <w:r w:rsidR="2F3A42FC" w:rsidRPr="2B6FE4E6">
        <w:rPr>
          <w:rFonts w:eastAsia="Times New Roman" w:cs="Times New Roman"/>
          <w:color w:val="000000" w:themeColor="text1"/>
        </w:rPr>
        <w:lastRenderedPageBreak/>
        <w:t xml:space="preserve">of the Army (HDQA). </w:t>
      </w:r>
      <w:r w:rsidR="48326602" w:rsidRPr="2B6FE4E6">
        <w:rPr>
          <w:rFonts w:eastAsia="Times New Roman" w:cs="Times New Roman"/>
          <w:color w:val="000000" w:themeColor="text1"/>
        </w:rPr>
        <w:t xml:space="preserve">The dependency on </w:t>
      </w:r>
      <w:r w:rsidR="0E8CB595" w:rsidRPr="2B6FE4E6">
        <w:rPr>
          <w:rFonts w:eastAsia="Times New Roman" w:cs="Times New Roman"/>
          <w:color w:val="000000" w:themeColor="text1"/>
        </w:rPr>
        <w:t xml:space="preserve">states, </w:t>
      </w:r>
      <w:r w:rsidR="48326602" w:rsidRPr="2B6FE4E6">
        <w:rPr>
          <w:rFonts w:eastAsia="Times New Roman" w:cs="Times New Roman"/>
          <w:color w:val="000000" w:themeColor="text1"/>
        </w:rPr>
        <w:t>OPRs</w:t>
      </w:r>
      <w:r w:rsidR="36E4C764" w:rsidRPr="2B6FE4E6">
        <w:rPr>
          <w:rFonts w:eastAsia="Times New Roman" w:cs="Times New Roman"/>
          <w:color w:val="000000" w:themeColor="text1"/>
        </w:rPr>
        <w:t>, and the HDQA</w:t>
      </w:r>
      <w:r w:rsidR="3A8209BC" w:rsidRPr="2B6FE4E6">
        <w:rPr>
          <w:rFonts w:eastAsia="Times New Roman" w:cs="Times New Roman"/>
          <w:color w:val="000000" w:themeColor="text1"/>
        </w:rPr>
        <w:t xml:space="preserve"> </w:t>
      </w:r>
      <w:r w:rsidR="523DE9E0" w:rsidRPr="2B6FE4E6">
        <w:rPr>
          <w:rFonts w:eastAsia="Times New Roman" w:cs="Times New Roman"/>
          <w:color w:val="000000" w:themeColor="text1"/>
        </w:rPr>
        <w:t>is in</w:t>
      </w:r>
      <w:r w:rsidR="31F07899" w:rsidRPr="2B6FE4E6">
        <w:rPr>
          <w:rFonts w:eastAsia="Times New Roman" w:cs="Times New Roman"/>
          <w:color w:val="000000" w:themeColor="text1"/>
        </w:rPr>
        <w:t>convenient</w:t>
      </w:r>
      <w:r w:rsidR="3B5914A0" w:rsidRPr="2B6FE4E6">
        <w:rPr>
          <w:rFonts w:eastAsia="Times New Roman" w:cs="Times New Roman"/>
          <w:color w:val="000000" w:themeColor="text1"/>
        </w:rPr>
        <w:t xml:space="preserve"> </w:t>
      </w:r>
      <w:r w:rsidR="523DE9E0" w:rsidRPr="2B6FE4E6">
        <w:rPr>
          <w:rFonts w:eastAsia="Times New Roman" w:cs="Times New Roman"/>
          <w:color w:val="000000" w:themeColor="text1"/>
        </w:rPr>
        <w:t xml:space="preserve">and </w:t>
      </w:r>
      <w:r w:rsidR="48326602" w:rsidRPr="2B6FE4E6">
        <w:rPr>
          <w:rFonts w:eastAsia="Times New Roman" w:cs="Times New Roman"/>
          <w:color w:val="000000" w:themeColor="text1"/>
        </w:rPr>
        <w:t xml:space="preserve">impedes the </w:t>
      </w:r>
      <w:r w:rsidR="6ABB2A98" w:rsidRPr="2B6FE4E6">
        <w:rPr>
          <w:rFonts w:eastAsia="Times New Roman" w:cs="Times New Roman"/>
          <w:color w:val="000000" w:themeColor="text1"/>
        </w:rPr>
        <w:t>H2F’s</w:t>
      </w:r>
      <w:r w:rsidR="57C1F1F6" w:rsidRPr="2B6FE4E6">
        <w:rPr>
          <w:rFonts w:eastAsia="Times New Roman" w:cs="Times New Roman"/>
          <w:color w:val="000000" w:themeColor="text1"/>
        </w:rPr>
        <w:t xml:space="preserve"> </w:t>
      </w:r>
      <w:r w:rsidR="07B02629" w:rsidRPr="2B6FE4E6">
        <w:rPr>
          <w:rFonts w:eastAsia="Times New Roman" w:cs="Times New Roman"/>
          <w:color w:val="000000" w:themeColor="text1"/>
        </w:rPr>
        <w:t>ability</w:t>
      </w:r>
      <w:r w:rsidR="48326602" w:rsidRPr="2B6FE4E6">
        <w:rPr>
          <w:rFonts w:eastAsia="Times New Roman" w:cs="Times New Roman"/>
          <w:color w:val="000000" w:themeColor="text1"/>
        </w:rPr>
        <w:t xml:space="preserve"> </w:t>
      </w:r>
      <w:r w:rsidR="25234BD1" w:rsidRPr="2B6FE4E6">
        <w:rPr>
          <w:rFonts w:eastAsia="Times New Roman" w:cs="Times New Roman"/>
          <w:color w:val="000000" w:themeColor="text1"/>
        </w:rPr>
        <w:t xml:space="preserve">to </w:t>
      </w:r>
      <w:r w:rsidR="48326602" w:rsidRPr="2B6FE4E6">
        <w:rPr>
          <w:rFonts w:eastAsia="Times New Roman" w:cs="Times New Roman"/>
          <w:color w:val="000000" w:themeColor="text1"/>
        </w:rPr>
        <w:t>receive timel</w:t>
      </w:r>
      <w:r w:rsidR="01498FC5" w:rsidRPr="2B6FE4E6">
        <w:rPr>
          <w:rFonts w:eastAsia="Times New Roman" w:cs="Times New Roman"/>
          <w:color w:val="000000" w:themeColor="text1"/>
        </w:rPr>
        <w:t>y</w:t>
      </w:r>
      <w:r w:rsidR="145EA896" w:rsidRPr="2B6FE4E6">
        <w:rPr>
          <w:rFonts w:eastAsia="Times New Roman" w:cs="Times New Roman"/>
          <w:color w:val="000000" w:themeColor="text1"/>
        </w:rPr>
        <w:t xml:space="preserve"> data</w:t>
      </w:r>
      <w:r w:rsidR="254231B7" w:rsidRPr="2B6FE4E6">
        <w:rPr>
          <w:rFonts w:eastAsia="Times New Roman" w:cs="Times New Roman"/>
          <w:color w:val="000000" w:themeColor="text1"/>
        </w:rPr>
        <w:t>.</w:t>
      </w:r>
      <w:r w:rsidR="474F3684" w:rsidRPr="2B6FE4E6">
        <w:rPr>
          <w:rFonts w:eastAsia="Times New Roman" w:cs="Times New Roman"/>
          <w:color w:val="000000" w:themeColor="text1"/>
        </w:rPr>
        <w:t xml:space="preserve"> Furthermore, the OPRs are siloed and the lack of communication and collaboration </w:t>
      </w:r>
      <w:r w:rsidR="26A1A91D" w:rsidRPr="2B6FE4E6">
        <w:rPr>
          <w:rFonts w:eastAsia="Times New Roman" w:cs="Times New Roman"/>
          <w:color w:val="000000" w:themeColor="text1"/>
        </w:rPr>
        <w:t xml:space="preserve">between them </w:t>
      </w:r>
      <w:r w:rsidR="1D84DD1C" w:rsidRPr="2B6FE4E6">
        <w:rPr>
          <w:rFonts w:eastAsia="Times New Roman" w:cs="Times New Roman"/>
          <w:color w:val="000000" w:themeColor="text1"/>
        </w:rPr>
        <w:t>make the data sources very different from each other in terms of structure, content,</w:t>
      </w:r>
      <w:r w:rsidR="47C52F8C" w:rsidRPr="2B6FE4E6">
        <w:rPr>
          <w:rFonts w:eastAsia="Times New Roman" w:cs="Times New Roman"/>
          <w:color w:val="000000" w:themeColor="text1"/>
        </w:rPr>
        <w:t xml:space="preserve"> use cases, and organization</w:t>
      </w:r>
      <w:r w:rsidR="1D84DD1C" w:rsidRPr="2B6FE4E6">
        <w:rPr>
          <w:rFonts w:eastAsia="Times New Roman" w:cs="Times New Roman"/>
          <w:color w:val="000000" w:themeColor="text1"/>
        </w:rPr>
        <w:t>.</w:t>
      </w:r>
      <w:r w:rsidR="00037E5A" w:rsidRPr="2B6FE4E6">
        <w:rPr>
          <w:rFonts w:eastAsia="Times New Roman" w:cs="Times New Roman"/>
          <w:color w:val="000000" w:themeColor="text1"/>
        </w:rPr>
        <w:t xml:space="preserve"> </w:t>
      </w:r>
      <w:r w:rsidR="17943FC0" w:rsidRPr="2B6FE4E6">
        <w:rPr>
          <w:rFonts w:eastAsia="Times New Roman" w:cs="Times New Roman"/>
          <w:color w:val="000000" w:themeColor="text1"/>
        </w:rPr>
        <w:t xml:space="preserve">Once </w:t>
      </w:r>
      <w:r w:rsidR="758E6E09" w:rsidRPr="2B6FE4E6">
        <w:rPr>
          <w:rFonts w:eastAsia="Times New Roman" w:cs="Times New Roman"/>
          <w:color w:val="000000" w:themeColor="text1"/>
        </w:rPr>
        <w:t>H2F leaders</w:t>
      </w:r>
      <w:r w:rsidR="00037E5A" w:rsidRPr="2B6FE4E6">
        <w:rPr>
          <w:rFonts w:eastAsia="Times New Roman" w:cs="Times New Roman"/>
          <w:color w:val="000000" w:themeColor="text1"/>
        </w:rPr>
        <w:t xml:space="preserve"> </w:t>
      </w:r>
      <w:r w:rsidR="46983BEC" w:rsidRPr="2B6FE4E6">
        <w:rPr>
          <w:rFonts w:eastAsia="Times New Roman" w:cs="Times New Roman"/>
          <w:color w:val="000000" w:themeColor="text1"/>
        </w:rPr>
        <w:t>receive the data, the</w:t>
      </w:r>
      <w:r w:rsidR="38C5FF49" w:rsidRPr="2B6FE4E6">
        <w:rPr>
          <w:rFonts w:eastAsia="Times New Roman" w:cs="Times New Roman"/>
          <w:color w:val="000000" w:themeColor="text1"/>
        </w:rPr>
        <w:t xml:space="preserve">re is no existing central repository to </w:t>
      </w:r>
      <w:r w:rsidR="01DB3AD8" w:rsidRPr="2B6FE4E6">
        <w:rPr>
          <w:rFonts w:eastAsia="Times New Roman" w:cs="Times New Roman"/>
          <w:color w:val="000000" w:themeColor="text1"/>
        </w:rPr>
        <w:t>aggregate, clean</w:t>
      </w:r>
      <w:r w:rsidR="7BF8D695" w:rsidRPr="2B6FE4E6">
        <w:rPr>
          <w:rFonts w:eastAsia="Times New Roman" w:cs="Times New Roman"/>
          <w:color w:val="000000" w:themeColor="text1"/>
        </w:rPr>
        <w:t>, or prep</w:t>
      </w:r>
      <w:r w:rsidR="01DB3AD8" w:rsidRPr="2B6FE4E6">
        <w:rPr>
          <w:rFonts w:eastAsia="Times New Roman" w:cs="Times New Roman"/>
          <w:color w:val="000000" w:themeColor="text1"/>
        </w:rPr>
        <w:t xml:space="preserve"> the data. </w:t>
      </w:r>
      <w:r w:rsidR="4CC91AAF" w:rsidRPr="2B6FE4E6">
        <w:rPr>
          <w:rFonts w:eastAsia="Times New Roman" w:cs="Times New Roman"/>
          <w:color w:val="000000" w:themeColor="text1"/>
        </w:rPr>
        <w:t xml:space="preserve">Without a central repository, </w:t>
      </w:r>
      <w:r w:rsidR="2632204A" w:rsidRPr="2B6FE4E6">
        <w:rPr>
          <w:rFonts w:eastAsia="Times New Roman" w:cs="Times New Roman"/>
          <w:color w:val="000000" w:themeColor="text1"/>
        </w:rPr>
        <w:t xml:space="preserve">ARNG </w:t>
      </w:r>
      <w:r w:rsidR="4CC91AAF" w:rsidRPr="2B6FE4E6">
        <w:rPr>
          <w:rFonts w:eastAsia="Times New Roman" w:cs="Times New Roman"/>
          <w:color w:val="000000" w:themeColor="text1"/>
        </w:rPr>
        <w:t xml:space="preserve">H2F leaders cannot </w:t>
      </w:r>
      <w:r w:rsidR="784875CE" w:rsidRPr="2B6FE4E6">
        <w:rPr>
          <w:rFonts w:eastAsia="Times New Roman" w:cs="Times New Roman"/>
          <w:color w:val="000000" w:themeColor="text1"/>
        </w:rPr>
        <w:t xml:space="preserve">perform cross analysis between </w:t>
      </w:r>
      <w:r w:rsidR="61B1DF92" w:rsidRPr="2B6FE4E6">
        <w:rPr>
          <w:rFonts w:eastAsia="Times New Roman" w:cs="Times New Roman"/>
          <w:color w:val="000000" w:themeColor="text1"/>
        </w:rPr>
        <w:t xml:space="preserve">different </w:t>
      </w:r>
      <w:r w:rsidR="784875CE" w:rsidRPr="2B6FE4E6">
        <w:rPr>
          <w:rFonts w:eastAsia="Times New Roman" w:cs="Times New Roman"/>
          <w:color w:val="000000" w:themeColor="text1"/>
        </w:rPr>
        <w:t>data sources</w:t>
      </w:r>
      <w:r w:rsidR="4104522B" w:rsidRPr="2B6FE4E6">
        <w:rPr>
          <w:rFonts w:eastAsia="Times New Roman" w:cs="Times New Roman"/>
          <w:color w:val="000000" w:themeColor="text1"/>
        </w:rPr>
        <w:t xml:space="preserve"> or </w:t>
      </w:r>
      <w:r w:rsidR="64DE0E37" w:rsidRPr="2B6FE4E6">
        <w:rPr>
          <w:rFonts w:eastAsia="Times New Roman" w:cs="Times New Roman"/>
          <w:color w:val="000000" w:themeColor="text1"/>
        </w:rPr>
        <w:t xml:space="preserve">capture </w:t>
      </w:r>
      <w:r w:rsidR="4104522B" w:rsidRPr="2B6FE4E6">
        <w:rPr>
          <w:rFonts w:eastAsia="Times New Roman" w:cs="Times New Roman"/>
          <w:color w:val="000000" w:themeColor="text1"/>
        </w:rPr>
        <w:t>historical data</w:t>
      </w:r>
      <w:r w:rsidR="784875CE" w:rsidRPr="2B6FE4E6">
        <w:rPr>
          <w:rFonts w:eastAsia="Times New Roman" w:cs="Times New Roman"/>
          <w:color w:val="000000" w:themeColor="text1"/>
        </w:rPr>
        <w:t>.</w:t>
      </w:r>
      <w:r w:rsidR="2056C4C4" w:rsidRPr="2B6FE4E6">
        <w:rPr>
          <w:rFonts w:eastAsia="Times New Roman" w:cs="Times New Roman"/>
          <w:color w:val="000000" w:themeColor="text1"/>
        </w:rPr>
        <w:t xml:space="preserve"> </w:t>
      </w:r>
      <w:r w:rsidR="5DA481D7" w:rsidRPr="3F32FD7E">
        <w:rPr>
          <w:rFonts w:eastAsia="Times New Roman" w:cs="Times New Roman"/>
          <w:color w:val="000000" w:themeColor="text1"/>
        </w:rPr>
        <w:t xml:space="preserve">Without a central repository, </w:t>
      </w:r>
      <w:r w:rsidR="252D24BE" w:rsidRPr="3F32FD7E">
        <w:rPr>
          <w:rFonts w:eastAsia="Times New Roman" w:cs="Times New Roman"/>
          <w:color w:val="000000" w:themeColor="text1"/>
        </w:rPr>
        <w:t xml:space="preserve">the ARNG cannot utilize the available data </w:t>
      </w:r>
      <w:r w:rsidR="5654D6FC" w:rsidRPr="3F32FD7E">
        <w:rPr>
          <w:rFonts w:eastAsia="Times New Roman" w:cs="Times New Roman"/>
          <w:color w:val="000000" w:themeColor="text1"/>
        </w:rPr>
        <w:t xml:space="preserve">to properly evaluate the H2F </w:t>
      </w:r>
      <w:r w:rsidR="58155D89" w:rsidRPr="3F32FD7E">
        <w:rPr>
          <w:rFonts w:eastAsia="Times New Roman" w:cs="Times New Roman"/>
          <w:color w:val="000000" w:themeColor="text1"/>
        </w:rPr>
        <w:t>system</w:t>
      </w:r>
      <w:r w:rsidR="5654D6FC" w:rsidRPr="3F32FD7E">
        <w:rPr>
          <w:rFonts w:eastAsia="Times New Roman" w:cs="Times New Roman"/>
          <w:color w:val="000000" w:themeColor="text1"/>
        </w:rPr>
        <w:t>.</w:t>
      </w:r>
      <w:r w:rsidR="0F8A86D2" w:rsidRPr="3F32FD7E">
        <w:rPr>
          <w:rFonts w:eastAsia="Times New Roman" w:cs="Times New Roman"/>
          <w:color w:val="000000" w:themeColor="text1"/>
        </w:rPr>
        <w:t xml:space="preserve"> </w:t>
      </w:r>
    </w:p>
    <w:p w14:paraId="561FEFE6" w14:textId="171C2AD2" w:rsidR="0C30D4D7" w:rsidRDefault="0C30D4D7" w:rsidP="0C30D4D7">
      <w:pPr>
        <w:spacing w:line="480" w:lineRule="auto"/>
        <w:rPr>
          <w:rFonts w:eastAsia="Times New Roman" w:cs="Times New Roman"/>
          <w:color w:val="000000" w:themeColor="text1"/>
        </w:rPr>
      </w:pPr>
    </w:p>
    <w:p w14:paraId="03C1BD7F" w14:textId="1656CAFE" w:rsidR="5654D6FC" w:rsidRDefault="5654D6FC" w:rsidP="0821FEB8">
      <w:pPr>
        <w:spacing w:line="480" w:lineRule="auto"/>
        <w:rPr>
          <w:rFonts w:eastAsia="Times New Roman" w:cs="Times New Roman"/>
          <w:b/>
          <w:bCs/>
          <w:color w:val="000000" w:themeColor="text1"/>
        </w:rPr>
      </w:pPr>
      <w:r w:rsidRPr="0821FEB8">
        <w:rPr>
          <w:rFonts w:eastAsia="Times New Roman" w:cs="Times New Roman"/>
          <w:b/>
          <w:bCs/>
          <w:color w:val="000000" w:themeColor="text1"/>
        </w:rPr>
        <w:t>Current State for Individual Soldiers</w:t>
      </w:r>
    </w:p>
    <w:p w14:paraId="7886B6B8" w14:textId="14107D63" w:rsidR="128FF7B3" w:rsidRDefault="128FF7B3" w:rsidP="0717C16C">
      <w:pPr>
        <w:spacing w:line="480" w:lineRule="auto"/>
        <w:ind w:firstLine="720"/>
        <w:rPr>
          <w:rFonts w:eastAsia="Times New Roman" w:cs="Times New Roman"/>
          <w:color w:val="000000" w:themeColor="text1"/>
        </w:rPr>
      </w:pPr>
      <w:r w:rsidRPr="0821FEB8">
        <w:rPr>
          <w:rFonts w:eastAsia="Times New Roman" w:cs="Times New Roman"/>
          <w:color w:val="000000" w:themeColor="text1"/>
        </w:rPr>
        <w:t xml:space="preserve">An important part of </w:t>
      </w:r>
      <w:r w:rsidR="1E5BF095" w:rsidRPr="0821FEB8">
        <w:rPr>
          <w:rFonts w:eastAsia="Times New Roman" w:cs="Times New Roman"/>
          <w:color w:val="000000" w:themeColor="text1"/>
        </w:rPr>
        <w:t>improving</w:t>
      </w:r>
      <w:r w:rsidRPr="0821FEB8">
        <w:rPr>
          <w:rFonts w:eastAsia="Times New Roman" w:cs="Times New Roman"/>
          <w:color w:val="000000" w:themeColor="text1"/>
        </w:rPr>
        <w:t xml:space="preserve"> </w:t>
      </w:r>
      <w:r w:rsidR="786E9D42" w:rsidRPr="181E02A9">
        <w:rPr>
          <w:rFonts w:eastAsia="Times New Roman" w:cs="Times New Roman"/>
          <w:color w:val="000000" w:themeColor="text1"/>
        </w:rPr>
        <w:t>Soldier</w:t>
      </w:r>
      <w:r w:rsidRPr="181E02A9">
        <w:rPr>
          <w:rFonts w:eastAsia="Times New Roman" w:cs="Times New Roman"/>
          <w:color w:val="000000" w:themeColor="text1"/>
        </w:rPr>
        <w:t>s'</w:t>
      </w:r>
      <w:r w:rsidRPr="0821FEB8">
        <w:rPr>
          <w:rFonts w:eastAsia="Times New Roman" w:cs="Times New Roman"/>
          <w:color w:val="000000" w:themeColor="text1"/>
        </w:rPr>
        <w:t xml:space="preserve"> readiness and well-being is </w:t>
      </w:r>
      <w:r w:rsidR="17F55A31" w:rsidRPr="0821FEB8">
        <w:rPr>
          <w:rFonts w:eastAsia="Times New Roman" w:cs="Times New Roman"/>
          <w:color w:val="000000" w:themeColor="text1"/>
        </w:rPr>
        <w:t xml:space="preserve">making sure </w:t>
      </w:r>
      <w:r w:rsidR="786E9D42" w:rsidRPr="181E02A9">
        <w:rPr>
          <w:rFonts w:eastAsia="Times New Roman" w:cs="Times New Roman"/>
          <w:color w:val="000000" w:themeColor="text1"/>
        </w:rPr>
        <w:t>Soldier</w:t>
      </w:r>
      <w:r w:rsidRPr="181E02A9">
        <w:rPr>
          <w:rFonts w:eastAsia="Times New Roman" w:cs="Times New Roman"/>
          <w:color w:val="000000" w:themeColor="text1"/>
        </w:rPr>
        <w:t>s</w:t>
      </w:r>
      <w:r w:rsidRPr="0821FEB8">
        <w:rPr>
          <w:rFonts w:eastAsia="Times New Roman" w:cs="Times New Roman"/>
          <w:color w:val="000000" w:themeColor="text1"/>
        </w:rPr>
        <w:t xml:space="preserve"> </w:t>
      </w:r>
      <w:r w:rsidR="37B2C383" w:rsidRPr="0821FEB8">
        <w:rPr>
          <w:rFonts w:eastAsia="Times New Roman" w:cs="Times New Roman"/>
          <w:color w:val="000000" w:themeColor="text1"/>
        </w:rPr>
        <w:t xml:space="preserve">can view and </w:t>
      </w:r>
      <w:r w:rsidR="1640587A" w:rsidRPr="0821FEB8">
        <w:rPr>
          <w:rFonts w:eastAsia="Times New Roman" w:cs="Times New Roman"/>
          <w:color w:val="000000" w:themeColor="text1"/>
        </w:rPr>
        <w:t>interpret their</w:t>
      </w:r>
      <w:r w:rsidR="6C000609" w:rsidRPr="0821FEB8">
        <w:rPr>
          <w:rFonts w:eastAsia="Times New Roman" w:cs="Times New Roman"/>
          <w:color w:val="000000" w:themeColor="text1"/>
        </w:rPr>
        <w:t xml:space="preserve"> personal data</w:t>
      </w:r>
      <w:r w:rsidR="62AEA07F" w:rsidRPr="0821FEB8">
        <w:rPr>
          <w:rFonts w:eastAsia="Times New Roman" w:cs="Times New Roman"/>
          <w:color w:val="000000" w:themeColor="text1"/>
        </w:rPr>
        <w:t xml:space="preserve">. </w:t>
      </w:r>
      <w:r w:rsidR="1786A459" w:rsidRPr="0717C16C">
        <w:rPr>
          <w:rFonts w:eastAsia="Times New Roman" w:cs="Times New Roman"/>
          <w:color w:val="000000" w:themeColor="text1"/>
        </w:rPr>
        <w:t>For instance</w:t>
      </w:r>
      <w:r w:rsidR="4BC871AA" w:rsidRPr="0821FEB8">
        <w:rPr>
          <w:rFonts w:eastAsia="Times New Roman" w:cs="Times New Roman"/>
          <w:color w:val="000000" w:themeColor="text1"/>
        </w:rPr>
        <w:t xml:space="preserve">, many ARNG </w:t>
      </w:r>
      <w:r w:rsidR="786E9D42" w:rsidRPr="181E02A9">
        <w:rPr>
          <w:rFonts w:eastAsia="Times New Roman" w:cs="Times New Roman"/>
          <w:color w:val="000000" w:themeColor="text1"/>
        </w:rPr>
        <w:t>Soldier</w:t>
      </w:r>
      <w:r w:rsidR="4BC871AA" w:rsidRPr="181E02A9">
        <w:rPr>
          <w:rFonts w:eastAsia="Times New Roman" w:cs="Times New Roman"/>
          <w:color w:val="000000" w:themeColor="text1"/>
        </w:rPr>
        <w:t>s</w:t>
      </w:r>
      <w:r w:rsidR="4BC871AA" w:rsidRPr="0821FEB8">
        <w:rPr>
          <w:rFonts w:eastAsia="Times New Roman" w:cs="Times New Roman"/>
          <w:color w:val="000000" w:themeColor="text1"/>
        </w:rPr>
        <w:t xml:space="preserve"> cannot see their ACFT scores. </w:t>
      </w:r>
      <w:r w:rsidR="398A0733" w:rsidRPr="0717C16C">
        <w:rPr>
          <w:rFonts w:eastAsia="Times New Roman" w:cs="Times New Roman"/>
          <w:color w:val="000000" w:themeColor="text1"/>
        </w:rPr>
        <w:t xml:space="preserve">Access to resources might also help </w:t>
      </w:r>
      <w:r w:rsidR="786E9D42" w:rsidRPr="181E02A9">
        <w:rPr>
          <w:rFonts w:eastAsia="Times New Roman" w:cs="Times New Roman"/>
          <w:color w:val="000000" w:themeColor="text1"/>
        </w:rPr>
        <w:t>Soldier</w:t>
      </w:r>
      <w:r w:rsidR="11F37C27" w:rsidRPr="181E02A9">
        <w:rPr>
          <w:rFonts w:eastAsia="Times New Roman" w:cs="Times New Roman"/>
          <w:color w:val="000000" w:themeColor="text1"/>
        </w:rPr>
        <w:t>s'</w:t>
      </w:r>
      <w:r w:rsidR="398A0733" w:rsidRPr="0717C16C">
        <w:rPr>
          <w:rFonts w:eastAsia="Times New Roman" w:cs="Times New Roman"/>
          <w:color w:val="000000" w:themeColor="text1"/>
        </w:rPr>
        <w:t xml:space="preserve"> readiness outlined by the H2F domains. </w:t>
      </w:r>
    </w:p>
    <w:p w14:paraId="3C88A89C" w14:textId="7C95714D" w:rsidR="128FF7B3" w:rsidRDefault="77F7A5AB" w:rsidP="0821FEB8">
      <w:pPr>
        <w:spacing w:line="480" w:lineRule="auto"/>
        <w:ind w:firstLine="720"/>
        <w:rPr>
          <w:rFonts w:eastAsia="Times New Roman" w:cs="Times New Roman"/>
          <w:color w:val="000000" w:themeColor="text1"/>
        </w:rPr>
      </w:pPr>
      <w:r w:rsidRPr="0821FEB8">
        <w:rPr>
          <w:rFonts w:eastAsia="Times New Roman" w:cs="Times New Roman"/>
          <w:color w:val="000000" w:themeColor="text1"/>
        </w:rPr>
        <w:t>Information on available r</w:t>
      </w:r>
      <w:r w:rsidR="1EFDF613" w:rsidRPr="0821FEB8">
        <w:rPr>
          <w:rFonts w:eastAsia="Times New Roman" w:cs="Times New Roman"/>
          <w:color w:val="000000" w:themeColor="text1"/>
        </w:rPr>
        <w:t xml:space="preserve">esources for ARNG </w:t>
      </w:r>
      <w:r w:rsidR="786E9D42" w:rsidRPr="181E02A9">
        <w:rPr>
          <w:rFonts w:eastAsia="Times New Roman" w:cs="Times New Roman"/>
          <w:color w:val="000000" w:themeColor="text1"/>
        </w:rPr>
        <w:t>Soldier</w:t>
      </w:r>
      <w:r w:rsidR="1EFDF613" w:rsidRPr="181E02A9">
        <w:rPr>
          <w:rFonts w:eastAsia="Times New Roman" w:cs="Times New Roman"/>
          <w:color w:val="000000" w:themeColor="text1"/>
        </w:rPr>
        <w:t>s</w:t>
      </w:r>
      <w:r w:rsidR="1EFDF613" w:rsidRPr="0821FEB8">
        <w:rPr>
          <w:rFonts w:eastAsia="Times New Roman" w:cs="Times New Roman"/>
          <w:color w:val="000000" w:themeColor="text1"/>
        </w:rPr>
        <w:t xml:space="preserve"> </w:t>
      </w:r>
      <w:r w:rsidR="6CFE85DA" w:rsidRPr="0821FEB8">
        <w:rPr>
          <w:rFonts w:eastAsia="Times New Roman" w:cs="Times New Roman"/>
          <w:color w:val="000000" w:themeColor="text1"/>
        </w:rPr>
        <w:t xml:space="preserve">is currently </w:t>
      </w:r>
      <w:r w:rsidR="5E26FDC7" w:rsidRPr="0821FEB8">
        <w:rPr>
          <w:rFonts w:eastAsia="Times New Roman" w:cs="Times New Roman"/>
          <w:color w:val="000000" w:themeColor="text1"/>
        </w:rPr>
        <w:t xml:space="preserve">held on dozens of different websites, many of which </w:t>
      </w:r>
      <w:r w:rsidR="61D75E8E" w:rsidRPr="0821FEB8">
        <w:rPr>
          <w:rFonts w:eastAsia="Times New Roman" w:cs="Times New Roman"/>
          <w:color w:val="000000" w:themeColor="text1"/>
        </w:rPr>
        <w:t>have</w:t>
      </w:r>
      <w:r w:rsidR="5E26FDC7" w:rsidRPr="0821FEB8">
        <w:rPr>
          <w:rFonts w:eastAsia="Times New Roman" w:cs="Times New Roman"/>
          <w:color w:val="000000" w:themeColor="text1"/>
        </w:rPr>
        <w:t xml:space="preserve"> dead links</w:t>
      </w:r>
      <w:r w:rsidR="11E4ABC9" w:rsidRPr="0821FEB8">
        <w:rPr>
          <w:rFonts w:eastAsia="Times New Roman" w:cs="Times New Roman"/>
          <w:color w:val="000000" w:themeColor="text1"/>
        </w:rPr>
        <w:t xml:space="preserve">, </w:t>
      </w:r>
      <w:r w:rsidR="5E26FDC7" w:rsidRPr="0821FEB8">
        <w:rPr>
          <w:rFonts w:eastAsia="Times New Roman" w:cs="Times New Roman"/>
          <w:color w:val="000000" w:themeColor="text1"/>
        </w:rPr>
        <w:t>outdated user interfaces</w:t>
      </w:r>
      <w:r w:rsidR="0F76A778" w:rsidRPr="0821FEB8">
        <w:rPr>
          <w:rFonts w:eastAsia="Times New Roman" w:cs="Times New Roman"/>
          <w:color w:val="000000" w:themeColor="text1"/>
        </w:rPr>
        <w:t>, and overlapping information that can sometimes be contradictory</w:t>
      </w:r>
      <w:r w:rsidR="5E26FDC7" w:rsidRPr="0821FEB8">
        <w:rPr>
          <w:rFonts w:eastAsia="Times New Roman" w:cs="Times New Roman"/>
          <w:color w:val="000000" w:themeColor="text1"/>
        </w:rPr>
        <w:t xml:space="preserve">. </w:t>
      </w:r>
      <w:r w:rsidR="648D942B" w:rsidRPr="0821FEB8">
        <w:rPr>
          <w:rFonts w:eastAsia="Times New Roman" w:cs="Times New Roman"/>
          <w:color w:val="000000" w:themeColor="text1"/>
        </w:rPr>
        <w:t>The distribution of resources and information across different</w:t>
      </w:r>
      <w:r w:rsidR="62238D79" w:rsidRPr="0821FEB8">
        <w:rPr>
          <w:rFonts w:eastAsia="Times New Roman" w:cs="Times New Roman"/>
          <w:color w:val="000000" w:themeColor="text1"/>
        </w:rPr>
        <w:t xml:space="preserve"> </w:t>
      </w:r>
      <w:r w:rsidR="648D942B" w:rsidRPr="0821FEB8">
        <w:rPr>
          <w:rFonts w:eastAsia="Times New Roman" w:cs="Times New Roman"/>
          <w:color w:val="000000" w:themeColor="text1"/>
        </w:rPr>
        <w:t>websites</w:t>
      </w:r>
      <w:r w:rsidR="5253FC29" w:rsidRPr="0821FEB8">
        <w:rPr>
          <w:rFonts w:eastAsia="Times New Roman" w:cs="Times New Roman"/>
          <w:color w:val="000000" w:themeColor="text1"/>
        </w:rPr>
        <w:t xml:space="preserve"> on the internet</w:t>
      </w:r>
      <w:r w:rsidR="648D942B" w:rsidRPr="0821FEB8">
        <w:rPr>
          <w:rFonts w:eastAsia="Times New Roman" w:cs="Times New Roman"/>
          <w:color w:val="000000" w:themeColor="text1"/>
        </w:rPr>
        <w:t xml:space="preserve"> makes it difficult for </w:t>
      </w:r>
      <w:r w:rsidR="786E9D42" w:rsidRPr="181E02A9">
        <w:rPr>
          <w:rFonts w:eastAsia="Times New Roman" w:cs="Times New Roman"/>
          <w:color w:val="000000" w:themeColor="text1"/>
        </w:rPr>
        <w:t>Soldier</w:t>
      </w:r>
      <w:r w:rsidR="648D942B" w:rsidRPr="181E02A9">
        <w:rPr>
          <w:rFonts w:eastAsia="Times New Roman" w:cs="Times New Roman"/>
          <w:color w:val="000000" w:themeColor="text1"/>
        </w:rPr>
        <w:t>s</w:t>
      </w:r>
      <w:r w:rsidR="648D942B" w:rsidRPr="0821FEB8">
        <w:rPr>
          <w:rFonts w:eastAsia="Times New Roman" w:cs="Times New Roman"/>
          <w:color w:val="000000" w:themeColor="text1"/>
        </w:rPr>
        <w:t xml:space="preserve"> to find </w:t>
      </w:r>
      <w:r w:rsidR="03E6AF6C" w:rsidRPr="0821FEB8">
        <w:rPr>
          <w:rFonts w:eastAsia="Times New Roman" w:cs="Times New Roman"/>
          <w:color w:val="000000" w:themeColor="text1"/>
        </w:rPr>
        <w:t xml:space="preserve">what </w:t>
      </w:r>
      <w:r w:rsidR="648D942B" w:rsidRPr="0821FEB8">
        <w:rPr>
          <w:rFonts w:eastAsia="Times New Roman" w:cs="Times New Roman"/>
          <w:color w:val="000000" w:themeColor="text1"/>
        </w:rPr>
        <w:t xml:space="preserve">they need in a timely </w:t>
      </w:r>
      <w:r w:rsidR="2332795D" w:rsidRPr="0821FEB8">
        <w:rPr>
          <w:rFonts w:eastAsia="Times New Roman" w:cs="Times New Roman"/>
          <w:color w:val="000000" w:themeColor="text1"/>
        </w:rPr>
        <w:t xml:space="preserve">and efficient </w:t>
      </w:r>
      <w:r w:rsidR="648D942B" w:rsidRPr="0821FEB8">
        <w:rPr>
          <w:rFonts w:eastAsia="Times New Roman" w:cs="Times New Roman"/>
          <w:color w:val="000000" w:themeColor="text1"/>
        </w:rPr>
        <w:t>manner</w:t>
      </w:r>
      <w:r w:rsidR="76902AFD" w:rsidRPr="0821FEB8">
        <w:rPr>
          <w:rFonts w:eastAsia="Times New Roman" w:cs="Times New Roman"/>
          <w:color w:val="000000" w:themeColor="text1"/>
        </w:rPr>
        <w:t xml:space="preserve">. </w:t>
      </w:r>
    </w:p>
    <w:p w14:paraId="0E4D21CF" w14:textId="21A89B4B" w:rsidR="0821FEB8" w:rsidRDefault="0821FEB8" w:rsidP="0821FEB8">
      <w:pPr>
        <w:spacing w:line="480" w:lineRule="auto"/>
        <w:rPr>
          <w:rFonts w:eastAsia="Times New Roman" w:cs="Times New Roman"/>
          <w:color w:val="000000" w:themeColor="text1"/>
        </w:rPr>
      </w:pPr>
    </w:p>
    <w:p w14:paraId="3C5B2491" w14:textId="7394FAB6" w:rsidR="24A580A8" w:rsidRDefault="24A580A8" w:rsidP="0C30D4D7">
      <w:pPr>
        <w:spacing w:line="480" w:lineRule="auto"/>
        <w:rPr>
          <w:rFonts w:eastAsia="Times New Roman" w:cs="Times New Roman"/>
          <w:b/>
          <w:bCs/>
          <w:color w:val="000000" w:themeColor="text1"/>
        </w:rPr>
      </w:pPr>
      <w:r w:rsidRPr="0C30D4D7">
        <w:rPr>
          <w:rFonts w:eastAsia="Times New Roman" w:cs="Times New Roman"/>
          <w:b/>
          <w:bCs/>
          <w:color w:val="000000" w:themeColor="text1"/>
        </w:rPr>
        <w:t>How NSIN Can Help ARNG</w:t>
      </w:r>
    </w:p>
    <w:p w14:paraId="0153E8AB" w14:textId="700D4A8C" w:rsidR="24A580A8" w:rsidRDefault="5F2128F1" w:rsidP="0C30D4D7">
      <w:pPr>
        <w:spacing w:line="480" w:lineRule="auto"/>
        <w:ind w:firstLine="720"/>
        <w:rPr>
          <w:rFonts w:eastAsia="Times New Roman" w:cs="Times New Roman"/>
          <w:color w:val="000000" w:themeColor="text1"/>
        </w:rPr>
      </w:pPr>
      <w:r w:rsidRPr="0821FEB8">
        <w:rPr>
          <w:rFonts w:eastAsia="Times New Roman" w:cs="Times New Roman"/>
          <w:color w:val="000000" w:themeColor="text1"/>
        </w:rPr>
        <w:t xml:space="preserve">Members of the Ohio National Guard, Kentucky National Guard, and National Guard Bureau </w:t>
      </w:r>
      <w:r w:rsidR="05A170CB" w:rsidRPr="0821FEB8">
        <w:rPr>
          <w:rFonts w:eastAsia="Times New Roman" w:cs="Times New Roman"/>
          <w:color w:val="000000" w:themeColor="text1"/>
        </w:rPr>
        <w:t xml:space="preserve">originally </w:t>
      </w:r>
      <w:r w:rsidRPr="0821FEB8">
        <w:rPr>
          <w:rFonts w:eastAsia="Times New Roman" w:cs="Times New Roman"/>
          <w:color w:val="000000" w:themeColor="text1"/>
        </w:rPr>
        <w:t xml:space="preserve">reached out to the National Security Innovation Network (NSIN) to help </w:t>
      </w:r>
      <w:r w:rsidRPr="0821FEB8">
        <w:rPr>
          <w:rFonts w:eastAsia="Times New Roman" w:cs="Times New Roman"/>
          <w:color w:val="000000" w:themeColor="text1"/>
        </w:rPr>
        <w:lastRenderedPageBreak/>
        <w:t>develop a</w:t>
      </w:r>
      <w:r w:rsidR="23A87265" w:rsidRPr="0821FEB8">
        <w:rPr>
          <w:rFonts w:eastAsia="Times New Roman" w:cs="Times New Roman"/>
          <w:color w:val="000000" w:themeColor="text1"/>
        </w:rPr>
        <w:t xml:space="preserve"> central data repository for senior leaders and </w:t>
      </w:r>
      <w:r w:rsidR="786E9D42" w:rsidRPr="181E02A9">
        <w:rPr>
          <w:rFonts w:eastAsia="Times New Roman" w:cs="Times New Roman"/>
          <w:color w:val="000000" w:themeColor="text1"/>
        </w:rPr>
        <w:t>Soldier</w:t>
      </w:r>
      <w:r w:rsidR="23A87265" w:rsidRPr="181E02A9">
        <w:rPr>
          <w:rFonts w:eastAsia="Times New Roman" w:cs="Times New Roman"/>
          <w:color w:val="000000" w:themeColor="text1"/>
        </w:rPr>
        <w:t>s</w:t>
      </w:r>
      <w:r w:rsidR="23A87265" w:rsidRPr="0821FEB8">
        <w:rPr>
          <w:rFonts w:eastAsia="Times New Roman" w:cs="Times New Roman"/>
          <w:color w:val="000000" w:themeColor="text1"/>
        </w:rPr>
        <w:t xml:space="preserve"> within the</w:t>
      </w:r>
      <w:r w:rsidRPr="0821FEB8">
        <w:rPr>
          <w:rFonts w:eastAsia="Times New Roman" w:cs="Times New Roman"/>
          <w:color w:val="000000" w:themeColor="text1"/>
        </w:rPr>
        <w:t xml:space="preserve"> H2F </w:t>
      </w:r>
      <w:r w:rsidR="4B1347F1" w:rsidRPr="1E9D510F">
        <w:rPr>
          <w:rFonts w:eastAsia="Times New Roman" w:cs="Times New Roman"/>
          <w:color w:val="000000" w:themeColor="text1"/>
        </w:rPr>
        <w:t>system</w:t>
      </w:r>
      <w:r w:rsidRPr="1E9D510F">
        <w:rPr>
          <w:rFonts w:eastAsia="Times New Roman" w:cs="Times New Roman"/>
          <w:color w:val="000000" w:themeColor="text1"/>
        </w:rPr>
        <w:t>.</w:t>
      </w:r>
      <w:r w:rsidRPr="0821FEB8">
        <w:rPr>
          <w:rFonts w:eastAsia="Times New Roman" w:cs="Times New Roman"/>
          <w:color w:val="000000" w:themeColor="text1"/>
        </w:rPr>
        <w:t xml:space="preserve"> The problem as stated by our sponsors was:</w:t>
      </w:r>
      <w:r w:rsidR="26579F46" w:rsidRPr="0821FEB8">
        <w:rPr>
          <w:rFonts w:eastAsia="Times New Roman" w:cs="Times New Roman"/>
          <w:color w:val="000000" w:themeColor="text1"/>
        </w:rPr>
        <w:t xml:space="preserve"> </w:t>
      </w:r>
    </w:p>
    <w:p w14:paraId="30F1D631" w14:textId="43386958" w:rsidR="0C30D4D7" w:rsidRDefault="0C30D4D7" w:rsidP="0C30D4D7">
      <w:pPr>
        <w:spacing w:line="480" w:lineRule="auto"/>
        <w:rPr>
          <w:rFonts w:eastAsia="Times New Roman" w:cs="Times New Roman"/>
          <w:color w:val="000000" w:themeColor="text1"/>
        </w:rPr>
      </w:pPr>
    </w:p>
    <w:p w14:paraId="03D06D45" w14:textId="44C603A3" w:rsidR="24A580A8" w:rsidRDefault="24A580A8" w:rsidP="0C30D4D7">
      <w:pPr>
        <w:spacing w:line="480" w:lineRule="auto"/>
        <w:jc w:val="center"/>
        <w:rPr>
          <w:rFonts w:eastAsia="Times New Roman" w:cs="Times New Roman"/>
          <w:i/>
          <w:iCs/>
          <w:color w:val="000000" w:themeColor="text1"/>
        </w:rPr>
      </w:pPr>
      <w:r w:rsidRPr="0C30D4D7">
        <w:rPr>
          <w:rFonts w:eastAsia="Times New Roman" w:cs="Times New Roman"/>
          <w:i/>
          <w:iCs/>
          <w:color w:val="000000" w:themeColor="text1"/>
        </w:rPr>
        <w:t>“Currently, the ARNG has no central repository or enterprise level database of information for metrics, data collection, or resources related to H2F.”</w:t>
      </w:r>
    </w:p>
    <w:p w14:paraId="03F57C10" w14:textId="68F4085E" w:rsidR="24A580A8" w:rsidRDefault="24A580A8" w:rsidP="0C30D4D7">
      <w:pPr>
        <w:spacing w:line="480" w:lineRule="auto"/>
        <w:rPr>
          <w:rFonts w:eastAsia="Times New Roman" w:cs="Times New Roman"/>
          <w:color w:val="000000" w:themeColor="text1"/>
        </w:rPr>
      </w:pPr>
      <w:r w:rsidRPr="0C30D4D7">
        <w:rPr>
          <w:rFonts w:eastAsia="Times New Roman" w:cs="Times New Roman"/>
          <w:color w:val="000000" w:themeColor="text1"/>
        </w:rPr>
        <w:t xml:space="preserve"> </w:t>
      </w:r>
    </w:p>
    <w:p w14:paraId="4453FA8B" w14:textId="1AE8111F" w:rsidR="24A580A8" w:rsidRDefault="5F2128F1" w:rsidP="0C30D4D7">
      <w:pPr>
        <w:spacing w:line="480" w:lineRule="auto"/>
        <w:ind w:firstLine="720"/>
        <w:rPr>
          <w:rFonts w:eastAsia="Times New Roman" w:cs="Times New Roman"/>
          <w:color w:val="000000" w:themeColor="text1"/>
        </w:rPr>
      </w:pPr>
      <w:r w:rsidRPr="0821FEB8">
        <w:rPr>
          <w:rFonts w:eastAsia="Times New Roman" w:cs="Times New Roman"/>
          <w:color w:val="000000" w:themeColor="text1"/>
        </w:rPr>
        <w:t xml:space="preserve">Our </w:t>
      </w:r>
      <w:r w:rsidR="2EF03925" w:rsidRPr="0821FEB8">
        <w:rPr>
          <w:rFonts w:eastAsia="Times New Roman" w:cs="Times New Roman"/>
          <w:color w:val="000000" w:themeColor="text1"/>
        </w:rPr>
        <w:t xml:space="preserve">team </w:t>
      </w:r>
      <w:r w:rsidR="14A94222" w:rsidRPr="0821FEB8">
        <w:rPr>
          <w:rFonts w:eastAsia="Times New Roman" w:cs="Times New Roman"/>
          <w:color w:val="000000" w:themeColor="text1"/>
        </w:rPr>
        <w:t xml:space="preserve">first </w:t>
      </w:r>
      <w:r w:rsidR="2EF03925" w:rsidRPr="0821FEB8">
        <w:rPr>
          <w:rFonts w:eastAsia="Times New Roman" w:cs="Times New Roman"/>
          <w:color w:val="000000" w:themeColor="text1"/>
        </w:rPr>
        <w:t xml:space="preserve">focused on evaluating the </w:t>
      </w:r>
      <w:r w:rsidRPr="0821FEB8">
        <w:rPr>
          <w:rFonts w:eastAsia="Times New Roman" w:cs="Times New Roman"/>
          <w:color w:val="000000" w:themeColor="text1"/>
        </w:rPr>
        <w:t xml:space="preserve">feasibility of </w:t>
      </w:r>
      <w:r w:rsidR="7C381BA7" w:rsidRPr="0821FEB8">
        <w:rPr>
          <w:rFonts w:eastAsia="Times New Roman" w:cs="Times New Roman"/>
          <w:color w:val="000000" w:themeColor="text1"/>
        </w:rPr>
        <w:t xml:space="preserve">a </w:t>
      </w:r>
      <w:r w:rsidR="786E9D42" w:rsidRPr="181E02A9">
        <w:rPr>
          <w:rFonts w:eastAsia="Times New Roman" w:cs="Times New Roman"/>
          <w:color w:val="000000" w:themeColor="text1"/>
        </w:rPr>
        <w:t>Soldier</w:t>
      </w:r>
      <w:r w:rsidRPr="0821FEB8">
        <w:rPr>
          <w:rFonts w:eastAsia="Times New Roman" w:cs="Times New Roman"/>
          <w:color w:val="000000" w:themeColor="text1"/>
        </w:rPr>
        <w:t xml:space="preserve"> management system (SMS) that </w:t>
      </w:r>
      <w:r w:rsidR="07C74976" w:rsidRPr="0821FEB8">
        <w:rPr>
          <w:rFonts w:eastAsia="Times New Roman" w:cs="Times New Roman"/>
          <w:color w:val="000000" w:themeColor="text1"/>
        </w:rPr>
        <w:t xml:space="preserve">could </w:t>
      </w:r>
      <w:r w:rsidRPr="0821FEB8">
        <w:rPr>
          <w:rFonts w:eastAsia="Times New Roman" w:cs="Times New Roman"/>
          <w:color w:val="000000" w:themeColor="text1"/>
        </w:rPr>
        <w:t xml:space="preserve">aggregate data from </w:t>
      </w:r>
      <w:r w:rsidR="3556CF89" w:rsidRPr="0821FEB8">
        <w:rPr>
          <w:rFonts w:eastAsia="Times New Roman" w:cs="Times New Roman"/>
          <w:color w:val="000000" w:themeColor="text1"/>
        </w:rPr>
        <w:t>different data sources</w:t>
      </w:r>
      <w:r w:rsidRPr="0821FEB8">
        <w:rPr>
          <w:rFonts w:eastAsia="Times New Roman" w:cs="Times New Roman"/>
          <w:color w:val="000000" w:themeColor="text1"/>
        </w:rPr>
        <w:t xml:space="preserve"> and state levels </w:t>
      </w:r>
      <w:r w:rsidR="2733F8A4" w:rsidRPr="0821FEB8">
        <w:rPr>
          <w:rFonts w:eastAsia="Times New Roman" w:cs="Times New Roman"/>
          <w:color w:val="000000" w:themeColor="text1"/>
        </w:rPr>
        <w:t>for</w:t>
      </w:r>
      <w:r w:rsidRPr="0821FEB8">
        <w:rPr>
          <w:rFonts w:eastAsia="Times New Roman" w:cs="Times New Roman"/>
          <w:color w:val="000000" w:themeColor="text1"/>
        </w:rPr>
        <w:t xml:space="preserve"> </w:t>
      </w:r>
      <w:r w:rsidR="2E73B25C" w:rsidRPr="0821FEB8">
        <w:rPr>
          <w:rFonts w:eastAsia="Times New Roman" w:cs="Times New Roman"/>
          <w:color w:val="000000" w:themeColor="text1"/>
        </w:rPr>
        <w:t xml:space="preserve">leaders at the </w:t>
      </w:r>
      <w:r w:rsidRPr="0821FEB8">
        <w:rPr>
          <w:rFonts w:eastAsia="Times New Roman" w:cs="Times New Roman"/>
          <w:color w:val="000000" w:themeColor="text1"/>
        </w:rPr>
        <w:t>national level</w:t>
      </w:r>
      <w:r w:rsidR="69B6D99B" w:rsidRPr="0821FEB8">
        <w:rPr>
          <w:rFonts w:eastAsia="Times New Roman" w:cs="Times New Roman"/>
          <w:color w:val="000000" w:themeColor="text1"/>
        </w:rPr>
        <w:t>. After</w:t>
      </w:r>
      <w:r w:rsidR="3A93B2BB" w:rsidRPr="0821FEB8">
        <w:rPr>
          <w:rFonts w:eastAsia="Times New Roman" w:cs="Times New Roman"/>
          <w:color w:val="000000" w:themeColor="text1"/>
        </w:rPr>
        <w:t xml:space="preserve"> confirming the feasibility and</w:t>
      </w:r>
      <w:r w:rsidR="69B6D99B" w:rsidRPr="0821FEB8">
        <w:rPr>
          <w:rFonts w:eastAsia="Times New Roman" w:cs="Times New Roman"/>
          <w:color w:val="000000" w:themeColor="text1"/>
        </w:rPr>
        <w:t xml:space="preserve"> </w:t>
      </w:r>
      <w:r w:rsidR="1859A2E9" w:rsidRPr="0821FEB8">
        <w:rPr>
          <w:rFonts w:eastAsia="Times New Roman" w:cs="Times New Roman"/>
          <w:color w:val="000000" w:themeColor="text1"/>
        </w:rPr>
        <w:t>understanding the limitations of the current system</w:t>
      </w:r>
      <w:r w:rsidR="4198C173" w:rsidRPr="0821FEB8">
        <w:rPr>
          <w:rFonts w:eastAsia="Times New Roman" w:cs="Times New Roman"/>
          <w:color w:val="000000" w:themeColor="text1"/>
        </w:rPr>
        <w:t xml:space="preserve"> as described above, our team</w:t>
      </w:r>
      <w:r w:rsidRPr="0821FEB8">
        <w:rPr>
          <w:rFonts w:eastAsia="Times New Roman" w:cs="Times New Roman"/>
          <w:color w:val="000000" w:themeColor="text1"/>
        </w:rPr>
        <w:t xml:space="preserve"> </w:t>
      </w:r>
      <w:r w:rsidR="241762B1" w:rsidRPr="0821FEB8">
        <w:rPr>
          <w:rFonts w:eastAsia="Times New Roman" w:cs="Times New Roman"/>
          <w:color w:val="000000" w:themeColor="text1"/>
        </w:rPr>
        <w:t>broke our project into</w:t>
      </w:r>
      <w:r w:rsidR="71BB7825" w:rsidRPr="0821FEB8">
        <w:rPr>
          <w:rFonts w:eastAsia="Times New Roman" w:cs="Times New Roman"/>
          <w:color w:val="000000" w:themeColor="text1"/>
        </w:rPr>
        <w:t xml:space="preserve"> </w:t>
      </w:r>
      <w:r w:rsidR="510DEABE" w:rsidRPr="0821FEB8">
        <w:rPr>
          <w:rFonts w:eastAsia="Times New Roman" w:cs="Times New Roman"/>
          <w:color w:val="000000" w:themeColor="text1"/>
        </w:rPr>
        <w:t>two different</w:t>
      </w:r>
      <w:r w:rsidR="74F600E7" w:rsidRPr="0821FEB8">
        <w:rPr>
          <w:rFonts w:eastAsia="Times New Roman" w:cs="Times New Roman"/>
          <w:color w:val="000000" w:themeColor="text1"/>
        </w:rPr>
        <w:t xml:space="preserve"> components: </w:t>
      </w:r>
      <w:r w:rsidR="3778E1DF" w:rsidRPr="0821FEB8">
        <w:rPr>
          <w:rFonts w:eastAsia="Times New Roman" w:cs="Times New Roman"/>
          <w:color w:val="000000" w:themeColor="text1"/>
        </w:rPr>
        <w:t xml:space="preserve">a </w:t>
      </w:r>
      <w:r w:rsidRPr="0821FEB8">
        <w:rPr>
          <w:rFonts w:eastAsia="Times New Roman" w:cs="Times New Roman"/>
          <w:color w:val="000000" w:themeColor="text1"/>
        </w:rPr>
        <w:t xml:space="preserve">short-term </w:t>
      </w:r>
      <w:r w:rsidR="37C9FA4B" w:rsidRPr="0821FEB8">
        <w:rPr>
          <w:rFonts w:eastAsia="Times New Roman" w:cs="Times New Roman"/>
          <w:color w:val="000000" w:themeColor="text1"/>
        </w:rPr>
        <w:t xml:space="preserve">solution </w:t>
      </w:r>
      <w:r w:rsidRPr="0821FEB8">
        <w:rPr>
          <w:rFonts w:eastAsia="Times New Roman" w:cs="Times New Roman"/>
          <w:color w:val="000000" w:themeColor="text1"/>
        </w:rPr>
        <w:t xml:space="preserve">and </w:t>
      </w:r>
      <w:r w:rsidR="0720094D" w:rsidRPr="0821FEB8">
        <w:rPr>
          <w:rFonts w:eastAsia="Times New Roman" w:cs="Times New Roman"/>
          <w:color w:val="000000" w:themeColor="text1"/>
        </w:rPr>
        <w:t xml:space="preserve">a </w:t>
      </w:r>
      <w:r w:rsidRPr="0821FEB8">
        <w:rPr>
          <w:rFonts w:eastAsia="Times New Roman" w:cs="Times New Roman"/>
          <w:color w:val="000000" w:themeColor="text1"/>
        </w:rPr>
        <w:t xml:space="preserve">long-term </w:t>
      </w:r>
      <w:r w:rsidR="7670E2AB" w:rsidRPr="0821FEB8">
        <w:rPr>
          <w:rFonts w:eastAsia="Times New Roman" w:cs="Times New Roman"/>
          <w:color w:val="000000" w:themeColor="text1"/>
        </w:rPr>
        <w:t>solution</w:t>
      </w:r>
      <w:r w:rsidRPr="0821FEB8">
        <w:rPr>
          <w:rFonts w:eastAsia="Times New Roman" w:cs="Times New Roman"/>
          <w:color w:val="000000" w:themeColor="text1"/>
        </w:rPr>
        <w:t xml:space="preserve">. </w:t>
      </w:r>
    </w:p>
    <w:p w14:paraId="0D70C314" w14:textId="12AC3F48" w:rsidR="38E33BAD" w:rsidRDefault="2A7DF915" w:rsidP="0717C16C">
      <w:pPr>
        <w:pStyle w:val="ListParagraph"/>
        <w:numPr>
          <w:ilvl w:val="0"/>
          <w:numId w:val="9"/>
        </w:numPr>
        <w:spacing w:line="480" w:lineRule="auto"/>
        <w:rPr>
          <w:rFonts w:eastAsia="Times New Roman" w:cs="Times New Roman"/>
        </w:rPr>
      </w:pPr>
      <w:r w:rsidRPr="0821FEB8">
        <w:rPr>
          <w:rFonts w:eastAsia="Times New Roman" w:cs="Times New Roman"/>
        </w:rPr>
        <w:t xml:space="preserve">Short term: </w:t>
      </w:r>
      <w:r w:rsidR="265BDCF2" w:rsidRPr="0717C16C">
        <w:rPr>
          <w:rFonts w:eastAsia="Times New Roman" w:cs="Times New Roman"/>
        </w:rPr>
        <w:t>We would a</w:t>
      </w:r>
      <w:r w:rsidR="5F8E770A" w:rsidRPr="0717C16C">
        <w:rPr>
          <w:rFonts w:eastAsia="Times New Roman" w:cs="Times New Roman"/>
        </w:rPr>
        <w:t>llow</w:t>
      </w:r>
      <w:r w:rsidRPr="0821FEB8">
        <w:rPr>
          <w:rFonts w:eastAsia="Times New Roman" w:cs="Times New Roman"/>
        </w:rPr>
        <w:t xml:space="preserve"> </w:t>
      </w:r>
      <w:r w:rsidR="1B7EC8D2" w:rsidRPr="0821FEB8">
        <w:rPr>
          <w:rFonts w:eastAsia="Times New Roman" w:cs="Times New Roman"/>
        </w:rPr>
        <w:t xml:space="preserve">national </w:t>
      </w:r>
      <w:r w:rsidRPr="0821FEB8">
        <w:rPr>
          <w:rFonts w:eastAsia="Times New Roman" w:cs="Times New Roman"/>
        </w:rPr>
        <w:t xml:space="preserve">H2F leaders to access the different data sources </w:t>
      </w:r>
      <w:r w:rsidR="6922DE46" w:rsidRPr="0821FEB8">
        <w:rPr>
          <w:rFonts w:eastAsia="Times New Roman" w:cs="Times New Roman"/>
        </w:rPr>
        <w:t>without depending on OPRs, states, and the HDQA</w:t>
      </w:r>
      <w:r w:rsidR="0D0BEE99" w:rsidRPr="0717C16C">
        <w:rPr>
          <w:rFonts w:eastAsia="Times New Roman" w:cs="Times New Roman"/>
        </w:rPr>
        <w:t>. Try to i</w:t>
      </w:r>
      <w:r w:rsidR="04844101" w:rsidRPr="0717C16C">
        <w:rPr>
          <w:rFonts w:eastAsia="Times New Roman" w:cs="Times New Roman"/>
        </w:rPr>
        <w:t>dentify</w:t>
      </w:r>
      <w:r w:rsidR="16196654" w:rsidRPr="0821FEB8">
        <w:rPr>
          <w:rFonts w:eastAsia="Times New Roman" w:cs="Times New Roman"/>
        </w:rPr>
        <w:t xml:space="preserve"> a temporary platf</w:t>
      </w:r>
      <w:r w:rsidR="5EA2A05A" w:rsidRPr="0821FEB8">
        <w:rPr>
          <w:rFonts w:eastAsia="Times New Roman" w:cs="Times New Roman"/>
        </w:rPr>
        <w:t xml:space="preserve">orm for </w:t>
      </w:r>
      <w:r w:rsidR="050B998B" w:rsidRPr="0821FEB8">
        <w:rPr>
          <w:rFonts w:eastAsia="Times New Roman" w:cs="Times New Roman"/>
        </w:rPr>
        <w:t>managing and analyzing the collected data</w:t>
      </w:r>
      <w:r w:rsidR="6ACBCB3F" w:rsidRPr="0717C16C">
        <w:rPr>
          <w:rFonts w:eastAsia="Times New Roman" w:cs="Times New Roman"/>
        </w:rPr>
        <w:t>. Lastly, we would c</w:t>
      </w:r>
      <w:r w:rsidR="276DEC2F" w:rsidRPr="0717C16C">
        <w:rPr>
          <w:rFonts w:eastAsia="Times New Roman" w:cs="Times New Roman"/>
        </w:rPr>
        <w:t>onsolidate</w:t>
      </w:r>
      <w:r w:rsidR="050B998B" w:rsidRPr="0821FEB8">
        <w:rPr>
          <w:rFonts w:eastAsia="Times New Roman" w:cs="Times New Roman"/>
        </w:rPr>
        <w:t xml:space="preserve"> </w:t>
      </w:r>
      <w:r w:rsidR="786E9D42" w:rsidRPr="181E02A9">
        <w:rPr>
          <w:rFonts w:eastAsia="Times New Roman" w:cs="Times New Roman"/>
        </w:rPr>
        <w:t>Soldier</w:t>
      </w:r>
      <w:r w:rsidR="050B998B" w:rsidRPr="0821FEB8">
        <w:rPr>
          <w:rFonts w:eastAsia="Times New Roman" w:cs="Times New Roman"/>
        </w:rPr>
        <w:t xml:space="preserve"> resources related to H2F’s five domains to increase accessibility</w:t>
      </w:r>
      <w:r w:rsidR="164FD1AE" w:rsidRPr="0717C16C">
        <w:rPr>
          <w:rFonts w:eastAsia="Times New Roman" w:cs="Times New Roman"/>
        </w:rPr>
        <w:t>.</w:t>
      </w:r>
      <w:r w:rsidR="050B998B" w:rsidRPr="0821FEB8">
        <w:rPr>
          <w:rFonts w:eastAsia="Times New Roman" w:cs="Times New Roman"/>
        </w:rPr>
        <w:t xml:space="preserve"> </w:t>
      </w:r>
    </w:p>
    <w:p w14:paraId="4C4C17E7" w14:textId="74961CEC" w:rsidR="38E33BAD" w:rsidRDefault="24662B20" w:rsidP="4B534013">
      <w:pPr>
        <w:pStyle w:val="ListParagraph"/>
        <w:numPr>
          <w:ilvl w:val="0"/>
          <w:numId w:val="9"/>
        </w:numPr>
        <w:spacing w:line="480" w:lineRule="auto"/>
        <w:rPr>
          <w:rFonts w:eastAsia="Times New Roman" w:cs="Times New Roman"/>
        </w:rPr>
      </w:pPr>
      <w:r w:rsidRPr="0821FEB8">
        <w:rPr>
          <w:rFonts w:eastAsia="Times New Roman" w:cs="Times New Roman"/>
        </w:rPr>
        <w:t xml:space="preserve">Long term: </w:t>
      </w:r>
      <w:r w:rsidR="1F6FF3AC" w:rsidRPr="0717C16C">
        <w:rPr>
          <w:rFonts w:eastAsia="Times New Roman" w:cs="Times New Roman"/>
        </w:rPr>
        <w:t>We can m</w:t>
      </w:r>
      <w:r w:rsidR="2B1FFE0E" w:rsidRPr="0717C16C">
        <w:rPr>
          <w:rFonts w:eastAsia="Times New Roman" w:cs="Times New Roman"/>
        </w:rPr>
        <w:t>a</w:t>
      </w:r>
      <w:r w:rsidR="7CE9BA38" w:rsidRPr="0717C16C">
        <w:rPr>
          <w:rFonts w:eastAsia="Times New Roman" w:cs="Times New Roman"/>
        </w:rPr>
        <w:t>p</w:t>
      </w:r>
      <w:r w:rsidR="40F34063" w:rsidRPr="0821FEB8">
        <w:rPr>
          <w:rFonts w:eastAsia="Times New Roman" w:cs="Times New Roman"/>
        </w:rPr>
        <w:t xml:space="preserve"> out </w:t>
      </w:r>
      <w:r w:rsidR="204CBBB8" w:rsidRPr="0821FEB8">
        <w:rPr>
          <w:rFonts w:eastAsia="Times New Roman" w:cs="Times New Roman"/>
        </w:rPr>
        <w:t>the</w:t>
      </w:r>
      <w:r w:rsidR="262F1FFA" w:rsidRPr="0821FEB8">
        <w:rPr>
          <w:rFonts w:eastAsia="Times New Roman" w:cs="Times New Roman"/>
        </w:rPr>
        <w:t xml:space="preserve"> data architecture for </w:t>
      </w:r>
      <w:r w:rsidR="5F2128F1" w:rsidRPr="0821FEB8">
        <w:rPr>
          <w:rFonts w:eastAsia="Times New Roman" w:cs="Times New Roman"/>
        </w:rPr>
        <w:t>a central repository</w:t>
      </w:r>
      <w:r w:rsidR="4C420FDF" w:rsidRPr="0821FEB8">
        <w:rPr>
          <w:rFonts w:eastAsia="Times New Roman" w:cs="Times New Roman"/>
        </w:rPr>
        <w:t xml:space="preserve"> that can </w:t>
      </w:r>
      <w:r w:rsidR="498BDA42" w:rsidRPr="0821FEB8">
        <w:rPr>
          <w:rFonts w:eastAsia="Times New Roman" w:cs="Times New Roman"/>
        </w:rPr>
        <w:t>pull data from</w:t>
      </w:r>
      <w:r w:rsidR="4C420FDF" w:rsidRPr="0821FEB8">
        <w:rPr>
          <w:rFonts w:eastAsia="Times New Roman" w:cs="Times New Roman"/>
        </w:rPr>
        <w:t xml:space="preserve"> the different data sources</w:t>
      </w:r>
      <w:r w:rsidR="5AEE5208" w:rsidRPr="0821FEB8">
        <w:rPr>
          <w:rFonts w:eastAsia="Times New Roman" w:cs="Times New Roman"/>
        </w:rPr>
        <w:t xml:space="preserve">, </w:t>
      </w:r>
      <w:r w:rsidR="4C420FDF" w:rsidRPr="0821FEB8">
        <w:rPr>
          <w:rFonts w:eastAsia="Times New Roman" w:cs="Times New Roman"/>
        </w:rPr>
        <w:t xml:space="preserve">aggregate </w:t>
      </w:r>
      <w:r w:rsidR="246FF70C" w:rsidRPr="0821FEB8">
        <w:rPr>
          <w:rFonts w:eastAsia="Times New Roman" w:cs="Times New Roman"/>
        </w:rPr>
        <w:t>it, and perform analy</w:t>
      </w:r>
      <w:r w:rsidR="4FF270A6" w:rsidRPr="0821FEB8">
        <w:rPr>
          <w:rFonts w:eastAsia="Times New Roman" w:cs="Times New Roman"/>
        </w:rPr>
        <w:t>sis</w:t>
      </w:r>
      <w:r w:rsidR="3297EEFD" w:rsidRPr="0717C16C">
        <w:rPr>
          <w:rFonts w:eastAsia="Times New Roman" w:cs="Times New Roman"/>
        </w:rPr>
        <w:t>. Work to i</w:t>
      </w:r>
      <w:r w:rsidR="13492633" w:rsidRPr="0717C16C">
        <w:rPr>
          <w:rFonts w:eastAsia="Times New Roman" w:cs="Times New Roman"/>
        </w:rPr>
        <w:t xml:space="preserve">dentify </w:t>
      </w:r>
      <w:r w:rsidR="08CA3F2E" w:rsidRPr="0717C16C">
        <w:rPr>
          <w:rFonts w:eastAsia="Times New Roman" w:cs="Times New Roman"/>
        </w:rPr>
        <w:t>the</w:t>
      </w:r>
      <w:r w:rsidR="13C7D164" w:rsidRPr="0821FEB8">
        <w:rPr>
          <w:rFonts w:eastAsia="Times New Roman" w:cs="Times New Roman"/>
        </w:rPr>
        <w:t xml:space="preserve"> </w:t>
      </w:r>
      <w:r w:rsidR="4A86056C" w:rsidRPr="0821FEB8">
        <w:rPr>
          <w:rFonts w:eastAsia="Times New Roman" w:cs="Times New Roman"/>
        </w:rPr>
        <w:t xml:space="preserve">best </w:t>
      </w:r>
      <w:r w:rsidR="5EEA982D" w:rsidRPr="0821FEB8">
        <w:rPr>
          <w:rFonts w:eastAsia="Times New Roman" w:cs="Times New Roman"/>
        </w:rPr>
        <w:t>vendor</w:t>
      </w:r>
      <w:r w:rsidR="0F0D4EE0" w:rsidRPr="0821FEB8">
        <w:rPr>
          <w:rFonts w:eastAsia="Times New Roman" w:cs="Times New Roman"/>
        </w:rPr>
        <w:t xml:space="preserve"> products for </w:t>
      </w:r>
      <w:r w:rsidR="5EEA982D" w:rsidRPr="0821FEB8">
        <w:rPr>
          <w:rFonts w:eastAsia="Times New Roman" w:cs="Times New Roman"/>
        </w:rPr>
        <w:t>both the</w:t>
      </w:r>
      <w:r w:rsidR="20C2B4C0" w:rsidRPr="0821FEB8">
        <w:rPr>
          <w:rFonts w:eastAsia="Times New Roman" w:cs="Times New Roman"/>
        </w:rPr>
        <w:t xml:space="preserve"> back end </w:t>
      </w:r>
      <w:r w:rsidR="298C30C0" w:rsidRPr="0821FEB8">
        <w:rPr>
          <w:rFonts w:eastAsia="Times New Roman" w:cs="Times New Roman"/>
        </w:rPr>
        <w:t xml:space="preserve">and front end </w:t>
      </w:r>
      <w:r w:rsidR="20C2B4C0" w:rsidRPr="0821FEB8">
        <w:rPr>
          <w:rFonts w:eastAsia="Times New Roman" w:cs="Times New Roman"/>
        </w:rPr>
        <w:t>of the repository</w:t>
      </w:r>
      <w:r w:rsidR="12071347" w:rsidRPr="0717C16C">
        <w:rPr>
          <w:rFonts w:eastAsia="Times New Roman" w:cs="Times New Roman"/>
        </w:rPr>
        <w:t>; and o</w:t>
      </w:r>
      <w:r w:rsidR="39362E3A" w:rsidRPr="0717C16C">
        <w:rPr>
          <w:rFonts w:eastAsia="Times New Roman" w:cs="Times New Roman"/>
        </w:rPr>
        <w:t>utline</w:t>
      </w:r>
      <w:r w:rsidR="4169396B" w:rsidRPr="0821FEB8">
        <w:rPr>
          <w:rFonts w:eastAsia="Times New Roman" w:cs="Times New Roman"/>
        </w:rPr>
        <w:t xml:space="preserve"> how the central repository will allow </w:t>
      </w:r>
      <w:r w:rsidR="786E9D42" w:rsidRPr="181E02A9">
        <w:rPr>
          <w:rFonts w:eastAsia="Times New Roman" w:cs="Times New Roman"/>
        </w:rPr>
        <w:t>Soldier</w:t>
      </w:r>
      <w:r w:rsidR="4169396B" w:rsidRPr="181E02A9">
        <w:rPr>
          <w:rFonts w:eastAsia="Times New Roman" w:cs="Times New Roman"/>
        </w:rPr>
        <w:t>s</w:t>
      </w:r>
      <w:r w:rsidR="4AFBFE74" w:rsidRPr="0821FEB8">
        <w:rPr>
          <w:rFonts w:eastAsia="Times New Roman" w:cs="Times New Roman"/>
        </w:rPr>
        <w:t xml:space="preserve"> to view and input their own data</w:t>
      </w:r>
      <w:r w:rsidR="6310F1FC" w:rsidRPr="0821FEB8">
        <w:rPr>
          <w:rFonts w:eastAsia="Times New Roman" w:cs="Times New Roman"/>
        </w:rPr>
        <w:t xml:space="preserve"> and </w:t>
      </w:r>
      <w:r w:rsidR="5F609135" w:rsidRPr="0821FEB8">
        <w:rPr>
          <w:rFonts w:eastAsia="Times New Roman" w:cs="Times New Roman"/>
        </w:rPr>
        <w:t>ARNG senior leaders</w:t>
      </w:r>
      <w:r w:rsidR="58B1F937" w:rsidRPr="0821FEB8">
        <w:rPr>
          <w:rFonts w:eastAsia="Times New Roman" w:cs="Times New Roman"/>
        </w:rPr>
        <w:t xml:space="preserve"> to better evaluate the H2F </w:t>
      </w:r>
      <w:r w:rsidR="29973620" w:rsidRPr="45F9B4E8">
        <w:rPr>
          <w:rFonts w:eastAsia="Times New Roman" w:cs="Times New Roman"/>
        </w:rPr>
        <w:t>system</w:t>
      </w:r>
      <w:r w:rsidR="13608BF9" w:rsidRPr="0717C16C">
        <w:rPr>
          <w:rFonts w:eastAsia="Times New Roman" w:cs="Times New Roman"/>
        </w:rPr>
        <w:t>.</w:t>
      </w:r>
    </w:p>
    <w:p w14:paraId="5AF4889B" w14:textId="2A4D3EFA" w:rsidR="7EB6988E" w:rsidRDefault="7EB6988E" w:rsidP="0821FEB8">
      <w:pPr>
        <w:rPr>
          <w:b/>
          <w:bCs/>
        </w:rPr>
        <w:sectPr w:rsidR="7EB6988E" w:rsidSect="00475CFB">
          <w:headerReference w:type="default" r:id="rId20"/>
          <w:pgSz w:w="12240" w:h="15840"/>
          <w:pgMar w:top="1440" w:right="1440" w:bottom="1440" w:left="1440" w:header="720" w:footer="1584" w:gutter="0"/>
          <w:cols w:space="720"/>
          <w:docGrid w:linePitch="360"/>
        </w:sectPr>
      </w:pPr>
    </w:p>
    <w:p w14:paraId="6BA5EF3C" w14:textId="3B1D3398" w:rsidR="000B1ED6" w:rsidRDefault="00C80B93" w:rsidP="0094411D">
      <w:pPr>
        <w:pStyle w:val="Heading1"/>
        <w:spacing w:line="480" w:lineRule="auto"/>
      </w:pPr>
      <w:bookmarkStart w:id="6" w:name="_Toc142037153"/>
      <w:r>
        <w:lastRenderedPageBreak/>
        <w:t>Chapter 2.</w:t>
      </w:r>
      <w:r w:rsidR="0030656F">
        <w:t xml:space="preserve"> </w:t>
      </w:r>
      <w:r w:rsidR="0069038D">
        <w:t>Methods</w:t>
      </w:r>
      <w:bookmarkEnd w:id="6"/>
    </w:p>
    <w:p w14:paraId="09BFEFCA" w14:textId="4AF782DA" w:rsidR="006F73FA" w:rsidRDefault="00B3593C" w:rsidP="0094411D">
      <w:pPr>
        <w:spacing w:line="480" w:lineRule="auto"/>
      </w:pPr>
      <w:r>
        <w:tab/>
      </w:r>
      <w:r w:rsidR="030FA6C1">
        <w:t>To</w:t>
      </w:r>
      <w:r w:rsidR="209CBE60">
        <w:t xml:space="preserve"> work towards developing a clear recommendation for the </w:t>
      </w:r>
      <w:r w:rsidR="78BBF0CE">
        <w:t xml:space="preserve">Army </w:t>
      </w:r>
      <w:r w:rsidR="209CBE60">
        <w:t>National Guard</w:t>
      </w:r>
      <w:r w:rsidR="50F8C2D8">
        <w:t xml:space="preserve"> H2F </w:t>
      </w:r>
      <w:r w:rsidR="78E1F9B7">
        <w:t>system</w:t>
      </w:r>
      <w:r w:rsidR="209CBE60">
        <w:t xml:space="preserve">, </w:t>
      </w:r>
      <w:r w:rsidR="4342CD1B">
        <w:t xml:space="preserve">the methods deployed were </w:t>
      </w:r>
      <w:r w:rsidDel="4342CD1B">
        <w:t xml:space="preserve">mainly </w:t>
      </w:r>
      <w:r w:rsidR="4342CD1B">
        <w:t xml:space="preserve">investigating open-access </w:t>
      </w:r>
      <w:r w:rsidR="786E9D42">
        <w:t>Soldier</w:t>
      </w:r>
      <w:r w:rsidR="4BF92542">
        <w:t xml:space="preserve"> </w:t>
      </w:r>
      <w:r w:rsidR="4342CD1B">
        <w:t>resource</w:t>
      </w:r>
      <w:r w:rsidR="5F2CD5A3">
        <w:t>s</w:t>
      </w:r>
      <w:r w:rsidDel="48C9FAF9">
        <w:t>,</w:t>
      </w:r>
      <w:r w:rsidDel="00B3593C">
        <w:t xml:space="preserve"> </w:t>
      </w:r>
      <w:r w:rsidR="33927288">
        <w:t>meeting with</w:t>
      </w:r>
      <w:r w:rsidR="50F8C2D8">
        <w:t xml:space="preserve"> </w:t>
      </w:r>
      <w:r w:rsidDel="50F8C2D8">
        <w:t>various</w:t>
      </w:r>
      <w:r w:rsidDel="33927288">
        <w:t xml:space="preserve"> points of contact who had information that </w:t>
      </w:r>
      <w:r w:rsidDel="50F8C2D8">
        <w:t>was</w:t>
      </w:r>
      <w:r w:rsidDel="64070BEA">
        <w:t xml:space="preserve"> relevant to the aims of the project.</w:t>
      </w:r>
    </w:p>
    <w:p w14:paraId="7854A35E" w14:textId="00A4EA1B" w:rsidR="3345E9BA" w:rsidRDefault="14C00378" w:rsidP="0DF94FC5">
      <w:pPr>
        <w:spacing w:line="480" w:lineRule="auto"/>
        <w:ind w:firstLine="720"/>
        <w:rPr>
          <w:rFonts w:eastAsia="Times New Roman" w:cs="Times New Roman"/>
          <w:color w:val="000000" w:themeColor="text1"/>
        </w:rPr>
      </w:pPr>
      <w:r w:rsidRPr="2B6FE4E6">
        <w:rPr>
          <w:rFonts w:eastAsia="Times New Roman" w:cs="Times New Roman"/>
          <w:color w:val="000000" w:themeColor="text1"/>
        </w:rPr>
        <w:t xml:space="preserve">In the first few weeks we researched the five domains of the H2F </w:t>
      </w:r>
      <w:r w:rsidR="0F90EC16" w:rsidRPr="3490447C">
        <w:rPr>
          <w:rFonts w:eastAsia="Times New Roman" w:cs="Times New Roman"/>
          <w:color w:val="000000" w:themeColor="text1"/>
        </w:rPr>
        <w:t xml:space="preserve">system </w:t>
      </w:r>
      <w:r w:rsidRPr="3490447C">
        <w:rPr>
          <w:rFonts w:eastAsia="Times New Roman" w:cs="Times New Roman"/>
          <w:color w:val="000000" w:themeColor="text1"/>
        </w:rPr>
        <w:t>and</w:t>
      </w:r>
      <w:r w:rsidRPr="2B6FE4E6">
        <w:rPr>
          <w:rFonts w:eastAsia="Times New Roman" w:cs="Times New Roman"/>
          <w:color w:val="000000" w:themeColor="text1"/>
        </w:rPr>
        <w:t xml:space="preserve"> created a consolidated </w:t>
      </w:r>
      <w:r w:rsidR="3345E9BA" w:rsidRPr="2B6FE4E6">
        <w:rPr>
          <w:rFonts w:eastAsia="Times New Roman" w:cs="Times New Roman"/>
          <w:color w:val="000000" w:themeColor="text1"/>
        </w:rPr>
        <w:t xml:space="preserve">resource list of all resources pertaining to the domains that are accessible to </w:t>
      </w:r>
      <w:r w:rsidR="786E9D42" w:rsidRPr="181E02A9">
        <w:rPr>
          <w:rFonts w:eastAsia="Times New Roman" w:cs="Times New Roman"/>
          <w:color w:val="000000" w:themeColor="text1"/>
        </w:rPr>
        <w:t>Soldier</w:t>
      </w:r>
      <w:r w:rsidR="3345E9BA" w:rsidRPr="181E02A9">
        <w:rPr>
          <w:rFonts w:eastAsia="Times New Roman" w:cs="Times New Roman"/>
          <w:color w:val="000000" w:themeColor="text1"/>
        </w:rPr>
        <w:t>s.</w:t>
      </w:r>
      <w:r w:rsidRPr="2B6FE4E6">
        <w:rPr>
          <w:rFonts w:eastAsia="Times New Roman" w:cs="Times New Roman"/>
          <w:color w:val="000000" w:themeColor="text1"/>
        </w:rPr>
        <w:t xml:space="preserve"> During </w:t>
      </w:r>
      <w:r w:rsidR="3345E9BA" w:rsidRPr="2B6FE4E6">
        <w:rPr>
          <w:rFonts w:eastAsia="Times New Roman" w:cs="Times New Roman"/>
          <w:color w:val="000000" w:themeColor="text1"/>
        </w:rPr>
        <w:t>our research</w:t>
      </w:r>
      <w:r w:rsidRPr="2B6FE4E6">
        <w:rPr>
          <w:rFonts w:eastAsia="Times New Roman" w:cs="Times New Roman"/>
          <w:color w:val="000000" w:themeColor="text1"/>
        </w:rPr>
        <w:t xml:space="preserve"> we discovered the </w:t>
      </w:r>
      <w:r w:rsidR="3345E9BA" w:rsidRPr="2B6FE4E6">
        <w:rPr>
          <w:rFonts w:eastAsia="Times New Roman" w:cs="Times New Roman"/>
          <w:color w:val="000000" w:themeColor="text1"/>
        </w:rPr>
        <w:t>challenges</w:t>
      </w:r>
      <w:r w:rsidRPr="2B6FE4E6">
        <w:rPr>
          <w:rFonts w:eastAsia="Times New Roman" w:cs="Times New Roman"/>
          <w:color w:val="000000" w:themeColor="text1"/>
        </w:rPr>
        <w:t xml:space="preserve"> </w:t>
      </w:r>
      <w:r w:rsidR="786E9D42" w:rsidRPr="181E02A9">
        <w:rPr>
          <w:rFonts w:eastAsia="Times New Roman" w:cs="Times New Roman"/>
          <w:color w:val="000000" w:themeColor="text1"/>
        </w:rPr>
        <w:t>Soldier</w:t>
      </w:r>
      <w:r w:rsidRPr="181E02A9">
        <w:rPr>
          <w:rFonts w:eastAsia="Times New Roman" w:cs="Times New Roman"/>
          <w:color w:val="000000" w:themeColor="text1"/>
        </w:rPr>
        <w:t>s</w:t>
      </w:r>
      <w:r w:rsidRPr="2B6FE4E6">
        <w:rPr>
          <w:rFonts w:eastAsia="Times New Roman" w:cs="Times New Roman"/>
          <w:color w:val="000000" w:themeColor="text1"/>
        </w:rPr>
        <w:t xml:space="preserve"> face when attempting to access resources</w:t>
      </w:r>
      <w:r w:rsidR="3345E9BA" w:rsidRPr="2B6FE4E6">
        <w:rPr>
          <w:rFonts w:eastAsia="Times New Roman" w:cs="Times New Roman"/>
          <w:color w:val="000000" w:themeColor="text1"/>
        </w:rPr>
        <w:t>: T</w:t>
      </w:r>
      <w:r w:rsidR="43A40792" w:rsidRPr="2B6FE4E6">
        <w:rPr>
          <w:rFonts w:eastAsia="Times New Roman" w:cs="Times New Roman"/>
          <w:color w:val="000000" w:themeColor="text1"/>
        </w:rPr>
        <w:t xml:space="preserve">he </w:t>
      </w:r>
      <w:r w:rsidRPr="2B6FE4E6">
        <w:rPr>
          <w:rFonts w:eastAsia="Times New Roman" w:cs="Times New Roman"/>
          <w:color w:val="000000" w:themeColor="text1"/>
        </w:rPr>
        <w:t xml:space="preserve">lack of </w:t>
      </w:r>
      <w:r w:rsidR="096A039E" w:rsidRPr="2B6FE4E6">
        <w:rPr>
          <w:rFonts w:eastAsia="Times New Roman" w:cs="Times New Roman"/>
          <w:color w:val="000000" w:themeColor="text1"/>
        </w:rPr>
        <w:t xml:space="preserve">centrality and </w:t>
      </w:r>
      <w:r w:rsidR="786E9D42" w:rsidRPr="181E02A9">
        <w:rPr>
          <w:rFonts w:eastAsia="Times New Roman" w:cs="Times New Roman"/>
          <w:color w:val="000000" w:themeColor="text1"/>
        </w:rPr>
        <w:t>Soldier</w:t>
      </w:r>
      <w:r w:rsidR="3345E9BA" w:rsidRPr="2B6FE4E6">
        <w:rPr>
          <w:rFonts w:eastAsia="Times New Roman" w:cs="Times New Roman"/>
          <w:color w:val="000000" w:themeColor="text1"/>
        </w:rPr>
        <w:t>-friendly interface that restricts the awareness and the accessibility of such resources.</w:t>
      </w:r>
      <w:r w:rsidRPr="2B6FE4E6">
        <w:rPr>
          <w:rFonts w:eastAsia="Times New Roman" w:cs="Times New Roman"/>
          <w:color w:val="000000" w:themeColor="text1"/>
        </w:rPr>
        <w:t xml:space="preserve"> Thus birthed </w:t>
      </w:r>
      <w:r w:rsidR="3345E9BA" w:rsidRPr="2B6FE4E6">
        <w:rPr>
          <w:rFonts w:eastAsia="Times New Roman" w:cs="Times New Roman"/>
          <w:color w:val="000000" w:themeColor="text1"/>
        </w:rPr>
        <w:t>our</w:t>
      </w:r>
      <w:r w:rsidRPr="2B6FE4E6">
        <w:rPr>
          <w:rFonts w:eastAsia="Times New Roman" w:cs="Times New Roman"/>
          <w:color w:val="000000" w:themeColor="text1"/>
        </w:rPr>
        <w:t xml:space="preserve"> first component of our deliverable:</w:t>
      </w:r>
    </w:p>
    <w:p w14:paraId="5B21F887" w14:textId="52AE5B12" w:rsidR="42C54E55" w:rsidRDefault="42C54E55" w:rsidP="0DF94FC5">
      <w:pPr>
        <w:spacing w:line="480" w:lineRule="auto"/>
        <w:ind w:firstLine="720"/>
        <w:rPr>
          <w:rFonts w:eastAsia="Times New Roman" w:cs="Times New Roman"/>
          <w:color w:val="000000" w:themeColor="text1"/>
        </w:rPr>
      </w:pPr>
    </w:p>
    <w:p w14:paraId="67D044E0" w14:textId="3160919D" w:rsidR="3345E9BA" w:rsidRDefault="14C00378" w:rsidP="0DF94FC5">
      <w:pPr>
        <w:pStyle w:val="ListParagraph"/>
        <w:numPr>
          <w:ilvl w:val="0"/>
          <w:numId w:val="11"/>
        </w:numPr>
        <w:spacing w:line="480" w:lineRule="auto"/>
        <w:rPr>
          <w:rFonts w:eastAsia="Times New Roman" w:cs="Times New Roman"/>
          <w:b/>
          <w:bCs/>
        </w:rPr>
      </w:pPr>
      <w:r w:rsidRPr="2B6FE4E6">
        <w:rPr>
          <w:rFonts w:eastAsia="Times New Roman" w:cs="Times New Roman"/>
          <w:b/>
          <w:bCs/>
        </w:rPr>
        <w:t xml:space="preserve">Create a friendly </w:t>
      </w:r>
      <w:r w:rsidR="786E9D42" w:rsidRPr="181E02A9">
        <w:rPr>
          <w:rFonts w:eastAsia="Times New Roman" w:cs="Times New Roman"/>
          <w:b/>
          <w:bCs/>
        </w:rPr>
        <w:t>Soldier</w:t>
      </w:r>
      <w:r w:rsidRPr="2B6FE4E6">
        <w:rPr>
          <w:rFonts w:eastAsia="Times New Roman" w:cs="Times New Roman"/>
          <w:b/>
          <w:bCs/>
        </w:rPr>
        <w:t>-facing</w:t>
      </w:r>
      <w:r w:rsidR="01768DE5" w:rsidRPr="2B6FE4E6">
        <w:rPr>
          <w:rFonts w:eastAsia="Times New Roman" w:cs="Times New Roman"/>
          <w:b/>
          <w:bCs/>
        </w:rPr>
        <w:t xml:space="preserve"> </w:t>
      </w:r>
      <w:r w:rsidRPr="2B6FE4E6">
        <w:rPr>
          <w:rFonts w:eastAsia="Times New Roman" w:cs="Times New Roman"/>
          <w:b/>
          <w:bCs/>
        </w:rPr>
        <w:t>website to consolidate all resources relat</w:t>
      </w:r>
      <w:r w:rsidR="48A51BE3" w:rsidRPr="2B6FE4E6">
        <w:rPr>
          <w:rFonts w:eastAsia="Times New Roman" w:cs="Times New Roman"/>
          <w:b/>
          <w:bCs/>
        </w:rPr>
        <w:t xml:space="preserve">ed </w:t>
      </w:r>
      <w:r w:rsidRPr="2B6FE4E6">
        <w:rPr>
          <w:rFonts w:eastAsia="Times New Roman" w:cs="Times New Roman"/>
          <w:b/>
          <w:bCs/>
        </w:rPr>
        <w:t xml:space="preserve">to H2F </w:t>
      </w:r>
      <w:r w:rsidR="786E9D42" w:rsidRPr="181E02A9">
        <w:rPr>
          <w:rFonts w:eastAsia="Times New Roman" w:cs="Times New Roman"/>
          <w:b/>
          <w:bCs/>
        </w:rPr>
        <w:t>Soldier</w:t>
      </w:r>
      <w:r w:rsidR="3345E9BA" w:rsidRPr="2B6FE4E6">
        <w:rPr>
          <w:rFonts w:eastAsia="Times New Roman" w:cs="Times New Roman"/>
          <w:b/>
          <w:bCs/>
        </w:rPr>
        <w:t xml:space="preserve"> readiness in one place.</w:t>
      </w:r>
    </w:p>
    <w:p w14:paraId="0BBF1856" w14:textId="13F00E21" w:rsidR="42C54E55" w:rsidRDefault="42C54E55" w:rsidP="0DF94FC5">
      <w:pPr>
        <w:spacing w:line="480" w:lineRule="auto"/>
        <w:rPr>
          <w:rFonts w:eastAsia="Calibri" w:cs="Arial"/>
          <w:b/>
          <w:bCs/>
        </w:rPr>
      </w:pPr>
    </w:p>
    <w:p w14:paraId="11D2ABA5" w14:textId="69C11A43" w:rsidR="5E7D2BDE" w:rsidRDefault="60874417" w:rsidP="0C30D4D7">
      <w:pPr>
        <w:spacing w:line="480" w:lineRule="auto"/>
        <w:ind w:firstLine="720"/>
        <w:rPr>
          <w:rFonts w:eastAsia="Times New Roman" w:cs="Times New Roman"/>
          <w:color w:val="000000" w:themeColor="text1"/>
        </w:rPr>
      </w:pPr>
      <w:r w:rsidRPr="2B6FE4E6">
        <w:rPr>
          <w:rFonts w:eastAsia="Times New Roman" w:cs="Times New Roman"/>
          <w:color w:val="000000" w:themeColor="text1"/>
        </w:rPr>
        <w:t>Next our sponsors provided a list of primary points of contact (POC</w:t>
      </w:r>
      <w:r w:rsidR="05B4AA1A" w:rsidRPr="2B6FE4E6">
        <w:rPr>
          <w:rFonts w:eastAsia="Times New Roman" w:cs="Times New Roman"/>
          <w:color w:val="000000" w:themeColor="text1"/>
        </w:rPr>
        <w:t>s</w:t>
      </w:r>
      <w:r w:rsidRPr="2B6FE4E6">
        <w:rPr>
          <w:rFonts w:eastAsia="Times New Roman" w:cs="Times New Roman"/>
          <w:color w:val="000000" w:themeColor="text1"/>
        </w:rPr>
        <w:t xml:space="preserve">) </w:t>
      </w:r>
      <w:r w:rsidR="1C77AC04" w:rsidRPr="2B6FE4E6">
        <w:rPr>
          <w:rFonts w:eastAsia="Times New Roman" w:cs="Times New Roman"/>
          <w:color w:val="000000" w:themeColor="text1"/>
        </w:rPr>
        <w:t>of systems and data platforms that are currently used by ARNG members for collecting information</w:t>
      </w:r>
      <w:r w:rsidRPr="2B6FE4E6">
        <w:rPr>
          <w:rFonts w:eastAsia="Times New Roman" w:cs="Times New Roman"/>
          <w:color w:val="000000" w:themeColor="text1"/>
        </w:rPr>
        <w:t xml:space="preserve"> </w:t>
      </w:r>
      <w:r w:rsidR="1C77AC04" w:rsidRPr="2B6FE4E6">
        <w:rPr>
          <w:rFonts w:eastAsia="Times New Roman" w:cs="Times New Roman"/>
          <w:color w:val="000000" w:themeColor="text1"/>
        </w:rPr>
        <w:t xml:space="preserve">including but not limited to physical aptitude tests, training, certifications, and medical and health related information on all </w:t>
      </w:r>
      <w:r w:rsidR="786E9D42" w:rsidRPr="181E02A9">
        <w:rPr>
          <w:rFonts w:eastAsia="Times New Roman" w:cs="Times New Roman"/>
          <w:color w:val="000000" w:themeColor="text1"/>
        </w:rPr>
        <w:t>Soldier</w:t>
      </w:r>
      <w:r w:rsidR="1C77AC04" w:rsidRPr="181E02A9">
        <w:rPr>
          <w:rFonts w:eastAsia="Times New Roman" w:cs="Times New Roman"/>
          <w:color w:val="000000" w:themeColor="text1"/>
        </w:rPr>
        <w:t>s.</w:t>
      </w:r>
      <w:r w:rsidR="1C77AC04" w:rsidRPr="2B6FE4E6">
        <w:rPr>
          <w:rFonts w:eastAsia="Times New Roman" w:cs="Times New Roman"/>
          <w:color w:val="000000" w:themeColor="text1"/>
        </w:rPr>
        <w:t xml:space="preserve"> With each interview</w:t>
      </w:r>
      <w:r w:rsidRPr="2B6FE4E6">
        <w:rPr>
          <w:rFonts w:eastAsia="Times New Roman" w:cs="Times New Roman"/>
          <w:color w:val="000000" w:themeColor="text1"/>
        </w:rPr>
        <w:t xml:space="preserve"> we learned </w:t>
      </w:r>
      <w:r w:rsidR="1C77AC04" w:rsidRPr="2B6FE4E6">
        <w:rPr>
          <w:rFonts w:eastAsia="Times New Roman" w:cs="Times New Roman"/>
          <w:color w:val="000000" w:themeColor="text1"/>
        </w:rPr>
        <w:t>how these</w:t>
      </w:r>
      <w:r w:rsidRPr="2B6FE4E6">
        <w:rPr>
          <w:rFonts w:eastAsia="Times New Roman" w:cs="Times New Roman"/>
          <w:color w:val="000000" w:themeColor="text1"/>
        </w:rPr>
        <w:t xml:space="preserve"> system</w:t>
      </w:r>
      <w:r w:rsidR="1C77AC04" w:rsidRPr="2B6FE4E6">
        <w:rPr>
          <w:rFonts w:eastAsia="Times New Roman" w:cs="Times New Roman"/>
          <w:color w:val="000000" w:themeColor="text1"/>
        </w:rPr>
        <w:t>s</w:t>
      </w:r>
      <w:r w:rsidRPr="2B6FE4E6">
        <w:rPr>
          <w:rFonts w:eastAsia="Times New Roman" w:cs="Times New Roman"/>
          <w:color w:val="000000" w:themeColor="text1"/>
        </w:rPr>
        <w:t xml:space="preserve"> </w:t>
      </w:r>
      <w:r w:rsidR="1C77AC04" w:rsidRPr="2B6FE4E6">
        <w:rPr>
          <w:rFonts w:eastAsia="Times New Roman" w:cs="Times New Roman"/>
          <w:color w:val="000000" w:themeColor="text1"/>
        </w:rPr>
        <w:t xml:space="preserve">tracked metrics, who has access to the information, how often is it collected and by whom, what data platforms are used to store the metrics, and how that data is analyzed on both quantified and qualified levels.  </w:t>
      </w:r>
      <w:r w:rsidRPr="2B6FE4E6">
        <w:rPr>
          <w:rFonts w:eastAsia="Times New Roman" w:cs="Times New Roman"/>
          <w:color w:val="000000" w:themeColor="text1"/>
        </w:rPr>
        <w:t xml:space="preserve">The systems we interviewed POCs </w:t>
      </w:r>
      <w:r w:rsidR="54A2EE0F" w:rsidRPr="2B6FE4E6">
        <w:rPr>
          <w:rFonts w:eastAsia="Times New Roman" w:cs="Times New Roman"/>
          <w:color w:val="000000" w:themeColor="text1"/>
        </w:rPr>
        <w:t xml:space="preserve">seen in Table (?). </w:t>
      </w:r>
    </w:p>
    <w:p w14:paraId="5363E0E3" w14:textId="2404BBE3" w:rsidR="0C30D4D7" w:rsidRDefault="0459F768" w:rsidP="0C30D4D7">
      <w:pPr>
        <w:spacing w:line="480" w:lineRule="auto"/>
        <w:ind w:firstLine="720"/>
        <w:rPr>
          <w:rFonts w:eastAsia="Times New Roman" w:cs="Times New Roman"/>
          <w:color w:val="000000" w:themeColor="text1"/>
        </w:rPr>
      </w:pPr>
      <w:r w:rsidRPr="2B6FE4E6">
        <w:rPr>
          <w:rFonts w:eastAsia="Times New Roman" w:cs="Times New Roman"/>
          <w:color w:val="000000" w:themeColor="text1"/>
        </w:rPr>
        <w:lastRenderedPageBreak/>
        <w:t xml:space="preserve">Currently there is no NGB member that has </w:t>
      </w:r>
      <w:r w:rsidR="284B82F0" w:rsidRPr="2B6FE4E6">
        <w:rPr>
          <w:rFonts w:eastAsia="Times New Roman" w:cs="Times New Roman"/>
          <w:color w:val="000000" w:themeColor="text1"/>
        </w:rPr>
        <w:t>access to</w:t>
      </w:r>
      <w:r w:rsidRPr="2B6FE4E6">
        <w:rPr>
          <w:rFonts w:eastAsia="Times New Roman" w:cs="Times New Roman"/>
          <w:color w:val="000000" w:themeColor="text1"/>
        </w:rPr>
        <w:t xml:space="preserve"> information from all these systems. W</w:t>
      </w:r>
      <w:r w:rsidR="284B82F0" w:rsidRPr="2B6FE4E6">
        <w:rPr>
          <w:rFonts w:eastAsia="Times New Roman" w:cs="Times New Roman"/>
          <w:color w:val="000000" w:themeColor="text1"/>
        </w:rPr>
        <w:t xml:space="preserve">hile the central repository is being </w:t>
      </w:r>
      <w:r w:rsidR="372AAEBA" w:rsidRPr="2B6FE4E6">
        <w:rPr>
          <w:rFonts w:eastAsia="Times New Roman" w:cs="Times New Roman"/>
          <w:color w:val="000000" w:themeColor="text1"/>
        </w:rPr>
        <w:t>developed,</w:t>
      </w:r>
      <w:r w:rsidR="284B82F0" w:rsidRPr="2B6FE4E6">
        <w:rPr>
          <w:rFonts w:eastAsia="Times New Roman" w:cs="Times New Roman"/>
          <w:color w:val="000000" w:themeColor="text1"/>
        </w:rPr>
        <w:t xml:space="preserve"> </w:t>
      </w:r>
      <w:r w:rsidRPr="2B6FE4E6">
        <w:rPr>
          <w:rFonts w:eastAsia="Times New Roman" w:cs="Times New Roman"/>
          <w:color w:val="000000" w:themeColor="text1"/>
        </w:rPr>
        <w:t xml:space="preserve">there </w:t>
      </w:r>
      <w:r w:rsidR="538B5195" w:rsidRPr="5DC3EF40">
        <w:rPr>
          <w:rFonts w:eastAsia="Times New Roman" w:cs="Times New Roman"/>
          <w:color w:val="000000" w:themeColor="text1"/>
        </w:rPr>
        <w:t xml:space="preserve">could </w:t>
      </w:r>
      <w:r w:rsidR="009B077E" w:rsidRPr="5DC3EF40">
        <w:rPr>
          <w:rFonts w:eastAsia="Times New Roman" w:cs="Times New Roman"/>
          <w:color w:val="000000" w:themeColor="text1"/>
        </w:rPr>
        <w:t>be</w:t>
      </w:r>
      <w:r w:rsidRPr="2B6FE4E6">
        <w:rPr>
          <w:rFonts w:eastAsia="Times New Roman" w:cs="Times New Roman"/>
          <w:color w:val="000000" w:themeColor="text1"/>
        </w:rPr>
        <w:t xml:space="preserve"> a designated individual or staff that has access to all metrics from these various systems to feed information back to the NGB. </w:t>
      </w:r>
      <w:r w:rsidR="284B82F0" w:rsidRPr="2B6FE4E6">
        <w:rPr>
          <w:rFonts w:eastAsia="Times New Roman" w:cs="Times New Roman"/>
          <w:color w:val="000000" w:themeColor="text1"/>
        </w:rPr>
        <w:t xml:space="preserve">The second component of our deliverable: </w:t>
      </w:r>
    </w:p>
    <w:p w14:paraId="39EBDE56" w14:textId="70D10365" w:rsidR="2B6FE4E6" w:rsidRDefault="2B6FE4E6" w:rsidP="2B6FE4E6">
      <w:pPr>
        <w:spacing w:line="480" w:lineRule="auto"/>
        <w:ind w:firstLine="720"/>
        <w:rPr>
          <w:rFonts w:eastAsia="Times New Roman" w:cs="Times New Roman"/>
          <w:color w:val="000000" w:themeColor="text1"/>
        </w:rPr>
      </w:pPr>
    </w:p>
    <w:p w14:paraId="795CB5FB" w14:textId="2780C3B1" w:rsidR="5E7D2BDE" w:rsidRDefault="6F882922" w:rsidP="2B6FE4E6">
      <w:pPr>
        <w:pStyle w:val="ListParagraph"/>
        <w:numPr>
          <w:ilvl w:val="0"/>
          <w:numId w:val="11"/>
        </w:numPr>
        <w:spacing w:line="480" w:lineRule="auto"/>
        <w:rPr>
          <w:rFonts w:eastAsia="Times New Roman" w:cs="Times New Roman"/>
          <w:b/>
          <w:bCs/>
          <w:color w:val="000000" w:themeColor="text1"/>
        </w:rPr>
      </w:pPr>
      <w:r w:rsidRPr="2B6FE4E6">
        <w:rPr>
          <w:rFonts w:eastAsia="Times New Roman" w:cs="Times New Roman"/>
          <w:b/>
          <w:bCs/>
          <w:color w:val="000000" w:themeColor="text1"/>
        </w:rPr>
        <w:t xml:space="preserve">Identify </w:t>
      </w:r>
      <w:r w:rsidR="6F988D31" w:rsidRPr="2B6FE4E6">
        <w:rPr>
          <w:rFonts w:eastAsia="Times New Roman" w:cs="Times New Roman"/>
          <w:b/>
          <w:bCs/>
          <w:color w:val="000000" w:themeColor="text1"/>
        </w:rPr>
        <w:t xml:space="preserve">an </w:t>
      </w:r>
      <w:r w:rsidR="284B82F0" w:rsidRPr="2B6FE4E6">
        <w:rPr>
          <w:rFonts w:eastAsia="Times New Roman" w:cs="Times New Roman"/>
          <w:b/>
          <w:bCs/>
          <w:color w:val="000000" w:themeColor="text1"/>
        </w:rPr>
        <w:t xml:space="preserve">individual or group </w:t>
      </w:r>
      <w:r w:rsidR="489A84A6" w:rsidRPr="2B6FE4E6">
        <w:rPr>
          <w:rFonts w:eastAsia="Times New Roman" w:cs="Times New Roman"/>
          <w:b/>
          <w:bCs/>
          <w:color w:val="000000" w:themeColor="text1"/>
        </w:rPr>
        <w:t>of individuals</w:t>
      </w:r>
      <w:r w:rsidR="284B82F0" w:rsidRPr="2B6FE4E6">
        <w:rPr>
          <w:rFonts w:eastAsia="Times New Roman" w:cs="Times New Roman"/>
          <w:b/>
          <w:bCs/>
          <w:color w:val="000000" w:themeColor="text1"/>
        </w:rPr>
        <w:t xml:space="preserve"> within the National Guard Bureau </w:t>
      </w:r>
      <w:r w:rsidR="489A84A6" w:rsidRPr="2B6FE4E6">
        <w:rPr>
          <w:rFonts w:eastAsia="Times New Roman" w:cs="Times New Roman"/>
          <w:b/>
          <w:bCs/>
          <w:color w:val="000000" w:themeColor="text1"/>
        </w:rPr>
        <w:t>to</w:t>
      </w:r>
      <w:r w:rsidR="284B82F0" w:rsidRPr="2B6FE4E6">
        <w:rPr>
          <w:rFonts w:eastAsia="Times New Roman" w:cs="Times New Roman"/>
          <w:b/>
          <w:bCs/>
          <w:color w:val="000000" w:themeColor="text1"/>
        </w:rPr>
        <w:t xml:space="preserve"> </w:t>
      </w:r>
      <w:r w:rsidR="4C13739D" w:rsidRPr="2B6FE4E6">
        <w:rPr>
          <w:rFonts w:eastAsia="Times New Roman" w:cs="Times New Roman"/>
          <w:b/>
          <w:bCs/>
          <w:color w:val="000000" w:themeColor="text1"/>
        </w:rPr>
        <w:t>gain direct</w:t>
      </w:r>
      <w:r w:rsidR="1361E52F" w:rsidRPr="2B6FE4E6">
        <w:rPr>
          <w:rFonts w:eastAsia="Times New Roman" w:cs="Times New Roman"/>
          <w:b/>
          <w:bCs/>
          <w:color w:val="000000" w:themeColor="text1"/>
        </w:rPr>
        <w:t xml:space="preserve"> </w:t>
      </w:r>
      <w:r w:rsidR="284B82F0" w:rsidRPr="2B6FE4E6">
        <w:rPr>
          <w:rFonts w:eastAsia="Times New Roman" w:cs="Times New Roman"/>
          <w:b/>
          <w:bCs/>
          <w:color w:val="000000" w:themeColor="text1"/>
        </w:rPr>
        <w:t>access t</w:t>
      </w:r>
      <w:r w:rsidR="1A3247EC" w:rsidRPr="2B6FE4E6">
        <w:rPr>
          <w:rFonts w:eastAsia="Times New Roman" w:cs="Times New Roman"/>
          <w:b/>
          <w:bCs/>
          <w:color w:val="000000" w:themeColor="text1"/>
        </w:rPr>
        <w:t>o t</w:t>
      </w:r>
      <w:r w:rsidR="284B82F0" w:rsidRPr="2B6FE4E6">
        <w:rPr>
          <w:rFonts w:eastAsia="Times New Roman" w:cs="Times New Roman"/>
          <w:b/>
          <w:bCs/>
          <w:color w:val="000000" w:themeColor="text1"/>
        </w:rPr>
        <w:t>he</w:t>
      </w:r>
      <w:r w:rsidR="4748040A" w:rsidRPr="2B6FE4E6">
        <w:rPr>
          <w:rFonts w:eastAsia="Times New Roman" w:cs="Times New Roman"/>
          <w:b/>
          <w:bCs/>
          <w:color w:val="000000" w:themeColor="text1"/>
        </w:rPr>
        <w:t xml:space="preserve"> data</w:t>
      </w:r>
      <w:r w:rsidR="284B82F0" w:rsidRPr="2B6FE4E6">
        <w:rPr>
          <w:rFonts w:eastAsia="Times New Roman" w:cs="Times New Roman"/>
          <w:b/>
          <w:bCs/>
          <w:color w:val="000000" w:themeColor="text1"/>
        </w:rPr>
        <w:t xml:space="preserve"> systems </w:t>
      </w:r>
      <w:r w:rsidR="1F3809DB" w:rsidRPr="2B6FE4E6">
        <w:rPr>
          <w:rFonts w:eastAsia="Times New Roman" w:cs="Times New Roman"/>
          <w:b/>
          <w:bCs/>
          <w:color w:val="000000" w:themeColor="text1"/>
        </w:rPr>
        <w:t xml:space="preserve">and limit </w:t>
      </w:r>
      <w:r w:rsidR="61BAEAD2" w:rsidRPr="2B6FE4E6">
        <w:rPr>
          <w:rFonts w:eastAsia="Times New Roman" w:cs="Times New Roman"/>
          <w:b/>
          <w:bCs/>
          <w:color w:val="000000" w:themeColor="text1"/>
        </w:rPr>
        <w:t xml:space="preserve">the </w:t>
      </w:r>
      <w:r w:rsidR="1F3809DB" w:rsidRPr="2B6FE4E6">
        <w:rPr>
          <w:rFonts w:eastAsia="Times New Roman" w:cs="Times New Roman"/>
          <w:b/>
          <w:bCs/>
          <w:color w:val="000000" w:themeColor="text1"/>
        </w:rPr>
        <w:t xml:space="preserve">dependency on </w:t>
      </w:r>
      <w:r w:rsidR="5AB1F257" w:rsidRPr="2B6FE4E6">
        <w:rPr>
          <w:rFonts w:eastAsia="Times New Roman" w:cs="Times New Roman"/>
          <w:b/>
          <w:bCs/>
          <w:color w:val="000000" w:themeColor="text1"/>
        </w:rPr>
        <w:t xml:space="preserve">external POCs from </w:t>
      </w:r>
      <w:r w:rsidR="1F3809DB" w:rsidRPr="2B6FE4E6">
        <w:rPr>
          <w:rFonts w:eastAsia="Times New Roman" w:cs="Times New Roman"/>
          <w:b/>
          <w:bCs/>
          <w:color w:val="000000" w:themeColor="text1"/>
        </w:rPr>
        <w:t xml:space="preserve">OPRs and </w:t>
      </w:r>
      <w:r w:rsidR="009B077E" w:rsidRPr="2B6FE4E6">
        <w:rPr>
          <w:rFonts w:eastAsia="Times New Roman" w:cs="Times New Roman"/>
          <w:b/>
          <w:bCs/>
          <w:color w:val="000000" w:themeColor="text1"/>
        </w:rPr>
        <w:t>states.</w:t>
      </w:r>
      <w:r w:rsidR="1F3809DB" w:rsidRPr="2B6FE4E6">
        <w:rPr>
          <w:rFonts w:eastAsia="Times New Roman" w:cs="Times New Roman"/>
          <w:b/>
          <w:bCs/>
          <w:color w:val="000000" w:themeColor="text1"/>
        </w:rPr>
        <w:t xml:space="preserve"> </w:t>
      </w:r>
    </w:p>
    <w:p w14:paraId="45168CE4" w14:textId="3DDB0C22" w:rsidR="0C30D4D7" w:rsidRDefault="0C30D4D7" w:rsidP="0C30D4D7">
      <w:pPr>
        <w:spacing w:line="480" w:lineRule="auto"/>
        <w:rPr>
          <w:rFonts w:eastAsia="Calibri" w:cs="Arial"/>
          <w:b/>
          <w:bCs/>
          <w:color w:val="000000" w:themeColor="text1"/>
        </w:rPr>
      </w:pPr>
    </w:p>
    <w:p w14:paraId="2754B17F" w14:textId="40DA477D" w:rsidR="38D8AA0F" w:rsidRDefault="38D8AA0F" w:rsidP="0821FEB8">
      <w:pPr>
        <w:spacing w:line="480" w:lineRule="auto"/>
        <w:ind w:firstLine="720"/>
      </w:pPr>
      <w:r w:rsidRPr="2B6FE4E6">
        <w:rPr>
          <w:rFonts w:eastAsia="Times New Roman" w:cs="Times New Roman"/>
          <w:color w:val="000000" w:themeColor="text1"/>
        </w:rPr>
        <w:t xml:space="preserve">After establishing the collection and flow of </w:t>
      </w:r>
      <w:r w:rsidR="786E9D42" w:rsidRPr="181E02A9">
        <w:rPr>
          <w:rFonts w:eastAsia="Times New Roman" w:cs="Times New Roman"/>
          <w:color w:val="000000" w:themeColor="text1"/>
        </w:rPr>
        <w:t>Soldier</w:t>
      </w:r>
      <w:r w:rsidRPr="181E02A9">
        <w:rPr>
          <w:rFonts w:eastAsia="Times New Roman" w:cs="Times New Roman"/>
          <w:color w:val="000000" w:themeColor="text1"/>
        </w:rPr>
        <w:t>’s</w:t>
      </w:r>
      <w:r w:rsidRPr="2B6FE4E6">
        <w:rPr>
          <w:rFonts w:eastAsia="Times New Roman" w:cs="Times New Roman"/>
          <w:color w:val="000000" w:themeColor="text1"/>
        </w:rPr>
        <w:t xml:space="preserve"> metrics, </w:t>
      </w:r>
      <w:r w:rsidR="284B82F0" w:rsidRPr="2B6FE4E6">
        <w:rPr>
          <w:rFonts w:eastAsia="Times New Roman" w:cs="Times New Roman"/>
          <w:color w:val="000000" w:themeColor="text1"/>
        </w:rPr>
        <w:t xml:space="preserve">we met with numerous </w:t>
      </w:r>
      <w:r w:rsidRPr="2B6FE4E6">
        <w:rPr>
          <w:rFonts w:eastAsia="Times New Roman" w:cs="Times New Roman"/>
          <w:color w:val="000000" w:themeColor="text1"/>
        </w:rPr>
        <w:t>human performance software companies and data visualization software companies to analyze their capabilities</w:t>
      </w:r>
      <w:r w:rsidR="284B82F0" w:rsidRPr="2B6FE4E6">
        <w:rPr>
          <w:rFonts w:eastAsia="Times New Roman" w:cs="Times New Roman"/>
          <w:color w:val="000000" w:themeColor="text1"/>
        </w:rPr>
        <w:t>.</w:t>
      </w:r>
      <w:r w:rsidRPr="2B6FE4E6">
        <w:rPr>
          <w:rFonts w:eastAsia="Times New Roman" w:cs="Times New Roman"/>
          <w:color w:val="000000" w:themeColor="text1"/>
        </w:rPr>
        <w:t xml:space="preserve"> The interviews consisted of testing whether these analytics platforms possessed the capabilities which best fit our needs of creating a centralized ecosystem that funnels information from various system into one location, as well as simultaneously providing cross-sectional analysis. In our interviews we looked for software that would allow us to create our </w:t>
      </w:r>
      <w:r w:rsidR="786E9D42" w:rsidRPr="181E02A9">
        <w:rPr>
          <w:rFonts w:eastAsia="Times New Roman" w:cs="Times New Roman"/>
          <w:color w:val="000000" w:themeColor="text1"/>
        </w:rPr>
        <w:t>Soldier</w:t>
      </w:r>
      <w:r w:rsidRPr="2B6FE4E6">
        <w:rPr>
          <w:rFonts w:eastAsia="Times New Roman" w:cs="Times New Roman"/>
          <w:color w:val="000000" w:themeColor="text1"/>
        </w:rPr>
        <w:t xml:space="preserve"> management system (SMS)</w:t>
      </w:r>
      <w:r>
        <w:t xml:space="preserve"> - the third component of our deliverable. that includes the back-end data architecture that ingests/extracts, loads, and transforms/processes data, and includes the front-end, user-facing interface that effectively communicates the appropriate, prepared data.</w:t>
      </w:r>
    </w:p>
    <w:p w14:paraId="567E0814" w14:textId="05567E2C" w:rsidR="2936CF7F" w:rsidRDefault="5589F06E" w:rsidP="2B6FE4E6">
      <w:pPr>
        <w:pStyle w:val="ListParagraph"/>
        <w:numPr>
          <w:ilvl w:val="0"/>
          <w:numId w:val="11"/>
        </w:numPr>
        <w:spacing w:line="480" w:lineRule="auto"/>
        <w:rPr>
          <w:rFonts w:eastAsia="Times New Roman" w:cs="Times New Roman"/>
          <w:b/>
          <w:bCs/>
        </w:rPr>
      </w:pPr>
      <w:r w:rsidRPr="2B6FE4E6">
        <w:rPr>
          <w:rFonts w:eastAsia="Times New Roman" w:cs="Times New Roman"/>
          <w:b/>
          <w:bCs/>
          <w:color w:val="000000" w:themeColor="text1"/>
        </w:rPr>
        <w:t xml:space="preserve">Recommend the </w:t>
      </w:r>
      <w:r w:rsidR="402429C7" w:rsidRPr="2B6FE4E6">
        <w:rPr>
          <w:rFonts w:eastAsia="Times New Roman" w:cs="Times New Roman"/>
          <w:b/>
          <w:bCs/>
          <w:color w:val="000000" w:themeColor="text1"/>
        </w:rPr>
        <w:t xml:space="preserve">most suitable </w:t>
      </w:r>
      <w:r w:rsidRPr="2B6FE4E6">
        <w:rPr>
          <w:rFonts w:eastAsia="Times New Roman" w:cs="Times New Roman"/>
          <w:b/>
          <w:bCs/>
          <w:color w:val="000000" w:themeColor="text1"/>
        </w:rPr>
        <w:t xml:space="preserve">vendors and </w:t>
      </w:r>
      <w:r w:rsidR="4EF00B3F" w:rsidRPr="2B6FE4E6">
        <w:rPr>
          <w:rFonts w:eastAsia="Times New Roman" w:cs="Times New Roman"/>
          <w:b/>
          <w:bCs/>
          <w:color w:val="000000" w:themeColor="text1"/>
        </w:rPr>
        <w:t>software</w:t>
      </w:r>
      <w:r w:rsidR="5A554A72" w:rsidRPr="2B6FE4E6">
        <w:rPr>
          <w:rFonts w:eastAsia="Times New Roman" w:cs="Times New Roman"/>
          <w:b/>
          <w:bCs/>
          <w:color w:val="000000" w:themeColor="text1"/>
        </w:rPr>
        <w:t xml:space="preserve"> </w:t>
      </w:r>
      <w:r w:rsidRPr="2B6FE4E6">
        <w:rPr>
          <w:rFonts w:eastAsia="Times New Roman" w:cs="Times New Roman"/>
          <w:b/>
          <w:bCs/>
          <w:color w:val="000000" w:themeColor="text1"/>
        </w:rPr>
        <w:t xml:space="preserve">for creating </w:t>
      </w:r>
      <w:r w:rsidR="1269F9E3" w:rsidRPr="0717C16C">
        <w:rPr>
          <w:rFonts w:eastAsia="Times New Roman" w:cs="Times New Roman"/>
          <w:b/>
          <w:bCs/>
          <w:color w:val="000000" w:themeColor="text1"/>
        </w:rPr>
        <w:t>a SMS</w:t>
      </w:r>
      <w:r w:rsidRPr="2B6FE4E6">
        <w:rPr>
          <w:rFonts w:eastAsia="Times New Roman" w:cs="Times New Roman"/>
          <w:b/>
          <w:bCs/>
          <w:color w:val="000000" w:themeColor="text1"/>
        </w:rPr>
        <w:t xml:space="preserve"> </w:t>
      </w:r>
      <w:r w:rsidRPr="2B6FE4E6">
        <w:rPr>
          <w:rFonts w:eastAsia="Times New Roman" w:cs="Times New Roman"/>
          <w:b/>
          <w:bCs/>
        </w:rPr>
        <w:t>that includes the back-end data architecture that extracts and processes data, and the front-end, user-facing interface that effectively communicates the prepared data.</w:t>
      </w:r>
    </w:p>
    <w:p w14:paraId="28830BF0" w14:textId="44070114" w:rsidR="5E7D2BDE" w:rsidRDefault="5E7D2BDE" w:rsidP="0C30D4D7">
      <w:pPr>
        <w:spacing w:line="480" w:lineRule="auto"/>
        <w:rPr>
          <w:rFonts w:eastAsia="Times New Roman" w:cs="Times New Roman"/>
          <w:b/>
          <w:bCs/>
          <w:color w:val="000000" w:themeColor="text1"/>
        </w:rPr>
      </w:pPr>
    </w:p>
    <w:p w14:paraId="6A5B9A4D" w14:textId="44E56C27" w:rsidR="42C54E55" w:rsidRDefault="42C54E55" w:rsidP="42C54E55">
      <w:pPr>
        <w:spacing w:line="480" w:lineRule="auto"/>
      </w:pPr>
    </w:p>
    <w:p w14:paraId="1634763F" w14:textId="77777777" w:rsidR="00CD5D5E" w:rsidRDefault="00CD5D5E" w:rsidP="0094411D">
      <w:pPr>
        <w:spacing w:line="480" w:lineRule="auto"/>
      </w:pPr>
    </w:p>
    <w:p w14:paraId="18B28211" w14:textId="3896F9C8" w:rsidR="00BD605E" w:rsidRDefault="00BD605E" w:rsidP="0094411D">
      <w:pPr>
        <w:spacing w:line="480" w:lineRule="auto"/>
        <w:sectPr w:rsidR="00BD605E" w:rsidSect="00475CFB">
          <w:headerReference w:type="default" r:id="rId21"/>
          <w:pgSz w:w="12240" w:h="15840"/>
          <w:pgMar w:top="1440" w:right="1440" w:bottom="1440" w:left="1440" w:header="720" w:footer="1584" w:gutter="0"/>
          <w:cols w:space="720"/>
          <w:docGrid w:linePitch="360"/>
        </w:sectPr>
      </w:pPr>
    </w:p>
    <w:p w14:paraId="0F484BB0" w14:textId="77777777" w:rsidR="00C80B93" w:rsidRDefault="006F73FA" w:rsidP="0094411D">
      <w:pPr>
        <w:pStyle w:val="Heading1"/>
        <w:spacing w:line="480" w:lineRule="auto"/>
      </w:pPr>
      <w:bookmarkStart w:id="7" w:name="_Toc142037154"/>
      <w:r>
        <w:lastRenderedPageBreak/>
        <w:t>Chapter 3a. Results – Short-Term</w:t>
      </w:r>
      <w:bookmarkEnd w:id="7"/>
    </w:p>
    <w:p w14:paraId="0CB9E83F" w14:textId="35E9F755" w:rsidR="006F73FA" w:rsidRDefault="41BEBEED">
      <w:pPr>
        <w:spacing w:line="480" w:lineRule="auto"/>
        <w:ind w:firstLine="720"/>
        <w:rPr>
          <w:rFonts w:eastAsia="Times New Roman" w:cs="Times New Roman"/>
          <w:color w:val="000000" w:themeColor="text1"/>
        </w:rPr>
      </w:pPr>
      <w:r w:rsidRPr="2B6FE4E6">
        <w:rPr>
          <w:rFonts w:eastAsia="Times New Roman" w:cs="Times New Roman"/>
          <w:color w:val="000000" w:themeColor="text1"/>
        </w:rPr>
        <w:t xml:space="preserve">Our team originally explored how the ARNG H2F could create an SMS that could integrate with and automatically pull from different data systems, but SMS funding and implementation will take time. </w:t>
      </w:r>
      <w:r w:rsidR="52E2C2B6" w:rsidRPr="2B6FE4E6">
        <w:rPr>
          <w:rFonts w:eastAsia="Times New Roman" w:cs="Times New Roman"/>
          <w:color w:val="000000" w:themeColor="text1"/>
        </w:rPr>
        <w:t xml:space="preserve">Our paper will explore short-term strategies the </w:t>
      </w:r>
      <w:r w:rsidRPr="2B6FE4E6">
        <w:rPr>
          <w:rFonts w:eastAsia="Times New Roman" w:cs="Times New Roman"/>
          <w:color w:val="000000" w:themeColor="text1"/>
        </w:rPr>
        <w:t>National Guard Bureau</w:t>
      </w:r>
      <w:r w:rsidR="52E2C2B6" w:rsidRPr="2B6FE4E6">
        <w:rPr>
          <w:rFonts w:eastAsia="Times New Roman" w:cs="Times New Roman"/>
          <w:color w:val="000000" w:themeColor="text1"/>
        </w:rPr>
        <w:t xml:space="preserve"> can adopt </w:t>
      </w:r>
      <w:r w:rsidRPr="2B6FE4E6">
        <w:rPr>
          <w:rFonts w:eastAsia="Times New Roman" w:cs="Times New Roman"/>
          <w:color w:val="000000" w:themeColor="text1"/>
        </w:rPr>
        <w:t xml:space="preserve">concerning the Holistic Health and Fitness (H2F) </w:t>
      </w:r>
      <w:r w:rsidR="1F93337C" w:rsidRPr="75C0DE84">
        <w:rPr>
          <w:rFonts w:eastAsia="Times New Roman" w:cs="Times New Roman"/>
          <w:color w:val="000000" w:themeColor="text1"/>
        </w:rPr>
        <w:t xml:space="preserve">system </w:t>
      </w:r>
      <w:r w:rsidRPr="75C0DE84">
        <w:rPr>
          <w:rFonts w:eastAsia="Times New Roman" w:cs="Times New Roman"/>
          <w:color w:val="000000" w:themeColor="text1"/>
        </w:rPr>
        <w:t>to</w:t>
      </w:r>
      <w:r w:rsidRPr="2B6FE4E6">
        <w:rPr>
          <w:rFonts w:eastAsia="Times New Roman" w:cs="Times New Roman"/>
          <w:color w:val="000000" w:themeColor="text1"/>
        </w:rPr>
        <w:t xml:space="preserve"> increase effectiveness</w:t>
      </w:r>
      <w:r w:rsidR="52E2C2B6" w:rsidRPr="2B6FE4E6">
        <w:rPr>
          <w:rFonts w:eastAsia="Times New Roman" w:cs="Times New Roman"/>
          <w:color w:val="000000" w:themeColor="text1"/>
        </w:rPr>
        <w:t xml:space="preserve">. </w:t>
      </w:r>
      <w:r w:rsidRPr="2B6FE4E6">
        <w:rPr>
          <w:rFonts w:eastAsia="Times New Roman" w:cs="Times New Roman"/>
          <w:color w:val="000000" w:themeColor="text1"/>
        </w:rPr>
        <w:t>T</w:t>
      </w:r>
      <w:r w:rsidR="52E2C2B6" w:rsidRPr="2B6FE4E6">
        <w:rPr>
          <w:rFonts w:eastAsia="Times New Roman" w:cs="Times New Roman"/>
          <w:color w:val="000000" w:themeColor="text1"/>
        </w:rPr>
        <w:t xml:space="preserve">hese short-term strategies focus primarily on two areas: </w:t>
      </w:r>
      <w:r w:rsidR="3633CB7D" w:rsidRPr="2B6FE4E6">
        <w:rPr>
          <w:rFonts w:eastAsia="Times New Roman" w:cs="Times New Roman"/>
          <w:color w:val="000000" w:themeColor="text1"/>
        </w:rPr>
        <w:t>a</w:t>
      </w:r>
      <w:r w:rsidR="52E2C2B6" w:rsidRPr="2B6FE4E6">
        <w:rPr>
          <w:rFonts w:eastAsia="Times New Roman" w:cs="Times New Roman"/>
          <w:color w:val="000000" w:themeColor="text1"/>
        </w:rPr>
        <w:t xml:space="preserve">ccess and </w:t>
      </w:r>
      <w:r w:rsidR="786E9D42" w:rsidRPr="181E02A9">
        <w:rPr>
          <w:rFonts w:eastAsia="Times New Roman" w:cs="Times New Roman"/>
          <w:color w:val="000000" w:themeColor="text1"/>
        </w:rPr>
        <w:t>Soldier</w:t>
      </w:r>
      <w:r w:rsidR="1683E6E5" w:rsidRPr="2B6FE4E6">
        <w:rPr>
          <w:rFonts w:eastAsia="Times New Roman" w:cs="Times New Roman"/>
          <w:color w:val="000000" w:themeColor="text1"/>
        </w:rPr>
        <w:t xml:space="preserve"> </w:t>
      </w:r>
      <w:r w:rsidR="48496807" w:rsidRPr="2B6FE4E6">
        <w:rPr>
          <w:rFonts w:eastAsia="Times New Roman" w:cs="Times New Roman"/>
          <w:color w:val="000000" w:themeColor="text1"/>
        </w:rPr>
        <w:t>e</w:t>
      </w:r>
      <w:r w:rsidR="52E2C2B6" w:rsidRPr="2B6FE4E6">
        <w:rPr>
          <w:rFonts w:eastAsia="Times New Roman" w:cs="Times New Roman"/>
          <w:color w:val="000000" w:themeColor="text1"/>
        </w:rPr>
        <w:t xml:space="preserve">ducation. Access and </w:t>
      </w:r>
      <w:r w:rsidR="0AB858CF" w:rsidRPr="2B6FE4E6">
        <w:rPr>
          <w:rFonts w:eastAsia="Times New Roman" w:cs="Times New Roman"/>
          <w:color w:val="000000" w:themeColor="text1"/>
        </w:rPr>
        <w:t>e</w:t>
      </w:r>
      <w:r w:rsidR="52E2C2B6" w:rsidRPr="2B6FE4E6">
        <w:rPr>
          <w:rFonts w:eastAsia="Times New Roman" w:cs="Times New Roman"/>
          <w:color w:val="000000" w:themeColor="text1"/>
        </w:rPr>
        <w:t xml:space="preserve">ducation represent two </w:t>
      </w:r>
      <w:r w:rsidR="26F534A3" w:rsidRPr="2B6FE4E6">
        <w:rPr>
          <w:rFonts w:eastAsia="Times New Roman" w:cs="Times New Roman"/>
          <w:color w:val="000000" w:themeColor="text1"/>
        </w:rPr>
        <w:t>main</w:t>
      </w:r>
      <w:r w:rsidR="52E2C2B6" w:rsidRPr="2B6FE4E6">
        <w:rPr>
          <w:rFonts w:eastAsia="Times New Roman" w:cs="Times New Roman"/>
          <w:color w:val="000000" w:themeColor="text1"/>
        </w:rPr>
        <w:t xml:space="preserve"> </w:t>
      </w:r>
      <w:r w:rsidR="58FCE20F" w:rsidRPr="2B6FE4E6">
        <w:rPr>
          <w:rFonts w:eastAsia="Times New Roman" w:cs="Times New Roman"/>
          <w:color w:val="000000" w:themeColor="text1"/>
        </w:rPr>
        <w:t xml:space="preserve">issues </w:t>
      </w:r>
      <w:r w:rsidR="2FF2DA8B" w:rsidRPr="2B6FE4E6">
        <w:rPr>
          <w:rFonts w:eastAsia="Times New Roman" w:cs="Times New Roman"/>
          <w:color w:val="000000" w:themeColor="text1"/>
        </w:rPr>
        <w:t xml:space="preserve">in </w:t>
      </w:r>
      <w:r w:rsidR="58FCE20F" w:rsidRPr="2B6FE4E6">
        <w:rPr>
          <w:rFonts w:eastAsia="Times New Roman" w:cs="Times New Roman"/>
          <w:color w:val="000000" w:themeColor="text1"/>
        </w:rPr>
        <w:t>the</w:t>
      </w:r>
      <w:r w:rsidR="5A372F88" w:rsidRPr="2B6FE4E6">
        <w:rPr>
          <w:rFonts w:eastAsia="Times New Roman" w:cs="Times New Roman"/>
          <w:color w:val="000000" w:themeColor="text1"/>
        </w:rPr>
        <w:t xml:space="preserve"> </w:t>
      </w:r>
      <w:r w:rsidR="58FCE20F" w:rsidRPr="2B6FE4E6">
        <w:rPr>
          <w:rFonts w:eastAsia="Times New Roman" w:cs="Times New Roman"/>
          <w:color w:val="000000" w:themeColor="text1"/>
        </w:rPr>
        <w:t xml:space="preserve">current </w:t>
      </w:r>
      <w:r w:rsidR="6897C31C" w:rsidRPr="2B6FE4E6">
        <w:rPr>
          <w:rFonts w:eastAsia="Times New Roman" w:cs="Times New Roman"/>
          <w:color w:val="000000" w:themeColor="text1"/>
        </w:rPr>
        <w:t xml:space="preserve">H2F </w:t>
      </w:r>
      <w:r w:rsidR="58FCE20F" w:rsidRPr="2B6FE4E6">
        <w:rPr>
          <w:rFonts w:eastAsia="Times New Roman" w:cs="Times New Roman"/>
          <w:color w:val="000000" w:themeColor="text1"/>
        </w:rPr>
        <w:t xml:space="preserve">system </w:t>
      </w:r>
      <w:r w:rsidR="52E2C2B6" w:rsidRPr="2B6FE4E6">
        <w:rPr>
          <w:rFonts w:eastAsia="Times New Roman" w:cs="Times New Roman"/>
          <w:color w:val="000000" w:themeColor="text1"/>
        </w:rPr>
        <w:t xml:space="preserve">as well as </w:t>
      </w:r>
      <w:r w:rsidR="68077C4A" w:rsidRPr="2B6FE4E6">
        <w:rPr>
          <w:rFonts w:eastAsia="Times New Roman" w:cs="Times New Roman"/>
          <w:color w:val="000000" w:themeColor="text1"/>
        </w:rPr>
        <w:t>possible solutions</w:t>
      </w:r>
      <w:r w:rsidRPr="2B6FE4E6">
        <w:rPr>
          <w:rFonts w:eastAsia="Times New Roman" w:cs="Times New Roman"/>
          <w:color w:val="000000" w:themeColor="text1"/>
        </w:rPr>
        <w:t xml:space="preserve"> for the future success of the H2F </w:t>
      </w:r>
      <w:r w:rsidR="4E7ABBF4" w:rsidRPr="750FB4A0">
        <w:rPr>
          <w:rFonts w:eastAsia="Times New Roman" w:cs="Times New Roman"/>
          <w:color w:val="000000" w:themeColor="text1"/>
        </w:rPr>
        <w:t>system</w:t>
      </w:r>
      <w:r w:rsidRPr="750FB4A0">
        <w:rPr>
          <w:rFonts w:eastAsia="Times New Roman" w:cs="Times New Roman"/>
          <w:color w:val="000000" w:themeColor="text1"/>
        </w:rPr>
        <w:t>.</w:t>
      </w:r>
      <w:r w:rsidR="52E2C2B6" w:rsidRPr="2B6FE4E6">
        <w:rPr>
          <w:rFonts w:eastAsia="Times New Roman" w:cs="Times New Roman"/>
          <w:color w:val="000000" w:themeColor="text1"/>
        </w:rPr>
        <w:t xml:space="preserve"> </w:t>
      </w:r>
      <w:r w:rsidRPr="2B6FE4E6">
        <w:rPr>
          <w:rFonts w:eastAsia="Times New Roman" w:cs="Times New Roman"/>
          <w:color w:val="000000" w:themeColor="text1"/>
        </w:rPr>
        <w:t>As our</w:t>
      </w:r>
      <w:r w:rsidR="52E2C2B6" w:rsidRPr="2B6FE4E6">
        <w:rPr>
          <w:rFonts w:eastAsia="Times New Roman" w:cs="Times New Roman"/>
          <w:color w:val="000000" w:themeColor="text1"/>
        </w:rPr>
        <w:t xml:space="preserve"> </w:t>
      </w:r>
      <w:r w:rsidRPr="2B6FE4E6">
        <w:rPr>
          <w:rFonts w:eastAsia="Times New Roman" w:cs="Times New Roman"/>
          <w:color w:val="000000" w:themeColor="text1"/>
        </w:rPr>
        <w:t>problem was to explore how the Army National Guard could centralize H2F metrics on a data platform,</w:t>
      </w:r>
      <w:r w:rsidR="52E2C2B6" w:rsidRPr="2B6FE4E6">
        <w:rPr>
          <w:rFonts w:eastAsia="Times New Roman" w:cs="Times New Roman"/>
          <w:color w:val="000000" w:themeColor="text1"/>
        </w:rPr>
        <w:t xml:space="preserve"> </w:t>
      </w:r>
      <w:r w:rsidRPr="2B6FE4E6">
        <w:rPr>
          <w:rFonts w:eastAsia="Times New Roman" w:cs="Times New Roman"/>
          <w:color w:val="000000" w:themeColor="text1"/>
        </w:rPr>
        <w:t>the first major challenge was how the Army National Guard could access the data at the national level.</w:t>
      </w:r>
      <w:r w:rsidR="52E2C2B6" w:rsidRPr="2B6FE4E6">
        <w:rPr>
          <w:rFonts w:eastAsia="Times New Roman" w:cs="Times New Roman"/>
          <w:color w:val="000000" w:themeColor="text1"/>
        </w:rPr>
        <w:t xml:space="preserve"> A </w:t>
      </w:r>
      <w:r w:rsidRPr="2B6FE4E6">
        <w:rPr>
          <w:rFonts w:eastAsia="Times New Roman" w:cs="Times New Roman"/>
          <w:color w:val="000000" w:themeColor="text1"/>
        </w:rPr>
        <w:t>short-term</w:t>
      </w:r>
      <w:r w:rsidR="52E2C2B6" w:rsidRPr="2B6FE4E6">
        <w:rPr>
          <w:rFonts w:eastAsia="Times New Roman" w:cs="Times New Roman"/>
          <w:color w:val="000000" w:themeColor="text1"/>
        </w:rPr>
        <w:t xml:space="preserve"> solution would be establishing </w:t>
      </w:r>
      <w:r w:rsidR="6A0ACB67" w:rsidRPr="2B6FE4E6">
        <w:rPr>
          <w:rFonts w:eastAsia="Times New Roman" w:cs="Times New Roman"/>
          <w:color w:val="000000" w:themeColor="text1"/>
        </w:rPr>
        <w:t>a</w:t>
      </w:r>
      <w:r w:rsidR="52E2C2B6" w:rsidRPr="2B6FE4E6">
        <w:rPr>
          <w:rFonts w:eastAsia="Times New Roman" w:cs="Times New Roman"/>
          <w:color w:val="000000" w:themeColor="text1"/>
        </w:rPr>
        <w:t xml:space="preserve"> </w:t>
      </w:r>
      <w:r w:rsidRPr="2B6FE4E6">
        <w:rPr>
          <w:rFonts w:eastAsia="Times New Roman" w:cs="Times New Roman"/>
          <w:color w:val="000000" w:themeColor="text1"/>
        </w:rPr>
        <w:t>point of contact</w:t>
      </w:r>
      <w:r w:rsidR="52E2C2B6" w:rsidRPr="2B6FE4E6">
        <w:rPr>
          <w:rFonts w:eastAsia="Times New Roman" w:cs="Times New Roman"/>
          <w:color w:val="000000" w:themeColor="text1"/>
        </w:rPr>
        <w:t xml:space="preserve"> at the national level that </w:t>
      </w:r>
      <w:r w:rsidRPr="2B6FE4E6">
        <w:rPr>
          <w:rFonts w:eastAsia="Times New Roman" w:cs="Times New Roman"/>
          <w:color w:val="000000" w:themeColor="text1"/>
        </w:rPr>
        <w:t>could</w:t>
      </w:r>
      <w:r w:rsidR="52E2C2B6" w:rsidRPr="2B6FE4E6">
        <w:rPr>
          <w:rFonts w:eastAsia="Times New Roman" w:cs="Times New Roman"/>
          <w:color w:val="000000" w:themeColor="text1"/>
        </w:rPr>
        <w:t xml:space="preserve"> access </w:t>
      </w:r>
      <w:r w:rsidRPr="2B6FE4E6">
        <w:rPr>
          <w:rFonts w:eastAsia="Times New Roman" w:cs="Times New Roman"/>
          <w:color w:val="000000" w:themeColor="text1"/>
        </w:rPr>
        <w:t>data through</w:t>
      </w:r>
      <w:r w:rsidR="52E2C2B6" w:rsidRPr="2B6FE4E6">
        <w:rPr>
          <w:rFonts w:eastAsia="Times New Roman" w:cs="Times New Roman"/>
          <w:color w:val="000000" w:themeColor="text1"/>
        </w:rPr>
        <w:t xml:space="preserve"> </w:t>
      </w:r>
      <w:r w:rsidRPr="2B6FE4E6">
        <w:rPr>
          <w:rFonts w:eastAsia="Times New Roman" w:cs="Times New Roman"/>
          <w:color w:val="000000" w:themeColor="text1"/>
        </w:rPr>
        <w:t>all</w:t>
      </w:r>
      <w:r w:rsidR="52E2C2B6" w:rsidRPr="2B6FE4E6">
        <w:rPr>
          <w:rFonts w:eastAsia="Times New Roman" w:cs="Times New Roman"/>
          <w:color w:val="000000" w:themeColor="text1"/>
        </w:rPr>
        <w:t xml:space="preserve"> existing </w:t>
      </w:r>
      <w:r w:rsidRPr="2B6FE4E6">
        <w:rPr>
          <w:rFonts w:eastAsia="Times New Roman" w:cs="Times New Roman"/>
          <w:color w:val="000000" w:themeColor="text1"/>
        </w:rPr>
        <w:t>platforms and</w:t>
      </w:r>
      <w:r w:rsidR="52E2C2B6" w:rsidRPr="2B6FE4E6">
        <w:rPr>
          <w:rFonts w:eastAsia="Times New Roman" w:cs="Times New Roman"/>
          <w:color w:val="000000" w:themeColor="text1"/>
        </w:rPr>
        <w:t xml:space="preserve"> systems</w:t>
      </w:r>
      <w:r w:rsidRPr="2B6FE4E6">
        <w:rPr>
          <w:rFonts w:eastAsia="Times New Roman" w:cs="Times New Roman"/>
          <w:color w:val="000000" w:themeColor="text1"/>
        </w:rPr>
        <w:t xml:space="preserve"> at the state level</w:t>
      </w:r>
      <w:r w:rsidR="52E2C2B6" w:rsidRPr="2B6FE4E6">
        <w:rPr>
          <w:rFonts w:eastAsia="Times New Roman" w:cs="Times New Roman"/>
          <w:color w:val="000000" w:themeColor="text1"/>
        </w:rPr>
        <w:t xml:space="preserve">, aggregate the data </w:t>
      </w:r>
      <w:r w:rsidRPr="2B6FE4E6">
        <w:rPr>
          <w:rFonts w:eastAsia="Times New Roman" w:cs="Times New Roman"/>
          <w:color w:val="000000" w:themeColor="text1"/>
        </w:rPr>
        <w:t>for future analysis</w:t>
      </w:r>
      <w:r w:rsidR="52E2C2B6" w:rsidRPr="2B6FE4E6">
        <w:rPr>
          <w:rFonts w:eastAsia="Times New Roman" w:cs="Times New Roman"/>
          <w:color w:val="000000" w:themeColor="text1"/>
        </w:rPr>
        <w:t xml:space="preserve">, and </w:t>
      </w:r>
      <w:r w:rsidRPr="2B6FE4E6">
        <w:rPr>
          <w:rFonts w:eastAsia="Times New Roman" w:cs="Times New Roman"/>
          <w:color w:val="000000" w:themeColor="text1"/>
        </w:rPr>
        <w:t>visualize the analysis through</w:t>
      </w:r>
      <w:r w:rsidR="52E2C2B6" w:rsidRPr="2B6FE4E6">
        <w:rPr>
          <w:rFonts w:eastAsia="Times New Roman" w:cs="Times New Roman"/>
          <w:color w:val="000000" w:themeColor="text1"/>
        </w:rPr>
        <w:t xml:space="preserve"> a </w:t>
      </w:r>
      <w:r w:rsidR="1C3D3A23" w:rsidRPr="2B6FE4E6">
        <w:rPr>
          <w:rFonts w:eastAsia="Times New Roman" w:cs="Times New Roman"/>
          <w:color w:val="000000" w:themeColor="text1"/>
        </w:rPr>
        <w:t xml:space="preserve">A&amp;BI </w:t>
      </w:r>
      <w:r w:rsidR="52E2C2B6" w:rsidRPr="2B6FE4E6">
        <w:rPr>
          <w:rFonts w:eastAsia="Times New Roman" w:cs="Times New Roman"/>
          <w:color w:val="000000" w:themeColor="text1"/>
        </w:rPr>
        <w:t xml:space="preserve">platform such as Microsoft’s Power BI. </w:t>
      </w:r>
      <w:r w:rsidRPr="2B6FE4E6">
        <w:rPr>
          <w:rFonts w:eastAsia="Times New Roman" w:cs="Times New Roman"/>
          <w:color w:val="000000" w:themeColor="text1"/>
        </w:rPr>
        <w:t>A</w:t>
      </w:r>
      <w:r w:rsidR="52E2C2B6" w:rsidRPr="2B6FE4E6">
        <w:rPr>
          <w:rFonts w:eastAsia="Times New Roman" w:cs="Times New Roman"/>
          <w:color w:val="000000" w:themeColor="text1"/>
        </w:rPr>
        <w:t xml:space="preserve"> second </w:t>
      </w:r>
      <w:r w:rsidRPr="2B6FE4E6">
        <w:rPr>
          <w:rFonts w:eastAsia="Times New Roman" w:cs="Times New Roman"/>
          <w:color w:val="000000" w:themeColor="text1"/>
        </w:rPr>
        <w:t>challenge</w:t>
      </w:r>
      <w:r w:rsidR="52E2C2B6" w:rsidRPr="2B6FE4E6">
        <w:rPr>
          <w:rFonts w:eastAsia="Times New Roman" w:cs="Times New Roman"/>
          <w:color w:val="000000" w:themeColor="text1"/>
        </w:rPr>
        <w:t xml:space="preserve"> </w:t>
      </w:r>
      <w:r w:rsidRPr="2B6FE4E6">
        <w:rPr>
          <w:rFonts w:eastAsia="Times New Roman" w:cs="Times New Roman"/>
          <w:color w:val="000000" w:themeColor="text1"/>
        </w:rPr>
        <w:t xml:space="preserve">we discovered </w:t>
      </w:r>
      <w:r w:rsidR="64286725" w:rsidRPr="2B6FE4E6">
        <w:rPr>
          <w:rFonts w:eastAsia="Times New Roman" w:cs="Times New Roman"/>
          <w:color w:val="000000" w:themeColor="text1"/>
        </w:rPr>
        <w:t>was</w:t>
      </w:r>
      <w:r w:rsidR="5EB4CB8D" w:rsidRPr="2B6FE4E6">
        <w:rPr>
          <w:rFonts w:eastAsia="Times New Roman" w:cs="Times New Roman"/>
          <w:color w:val="000000" w:themeColor="text1"/>
        </w:rPr>
        <w:t xml:space="preserve"> </w:t>
      </w:r>
      <w:r w:rsidR="52E2C2B6" w:rsidRPr="2B6FE4E6">
        <w:rPr>
          <w:rFonts w:eastAsia="Times New Roman" w:cs="Times New Roman"/>
          <w:color w:val="000000" w:themeColor="text1"/>
        </w:rPr>
        <w:t>the</w:t>
      </w:r>
      <w:r w:rsidR="3E6D9A28" w:rsidRPr="2B6FE4E6">
        <w:rPr>
          <w:rFonts w:eastAsia="Times New Roman" w:cs="Times New Roman"/>
          <w:color w:val="000000" w:themeColor="text1"/>
        </w:rPr>
        <w:t xml:space="preserve"> </w:t>
      </w:r>
      <w:r w:rsidR="7187AEB3" w:rsidRPr="19502533">
        <w:rPr>
          <w:rFonts w:eastAsia="Times New Roman" w:cs="Times New Roman"/>
          <w:color w:val="000000" w:themeColor="text1"/>
        </w:rPr>
        <w:t>varying quality</w:t>
      </w:r>
      <w:r w:rsidR="52E2C2B6" w:rsidRPr="2B6FE4E6">
        <w:rPr>
          <w:rFonts w:eastAsia="Times New Roman" w:cs="Times New Roman"/>
          <w:color w:val="000000" w:themeColor="text1"/>
        </w:rPr>
        <w:t xml:space="preserve"> of resources for </w:t>
      </w:r>
      <w:r w:rsidRPr="2B6FE4E6">
        <w:rPr>
          <w:rFonts w:eastAsia="Times New Roman" w:cs="Times New Roman"/>
          <w:color w:val="000000" w:themeColor="text1"/>
        </w:rPr>
        <w:t xml:space="preserve">the Army National Guard </w:t>
      </w:r>
      <w:r w:rsidR="52E2C2B6" w:rsidRPr="2B6FE4E6">
        <w:rPr>
          <w:rFonts w:eastAsia="Times New Roman" w:cs="Times New Roman"/>
          <w:color w:val="000000" w:themeColor="text1"/>
        </w:rPr>
        <w:t xml:space="preserve">at the state level. The second short-term </w:t>
      </w:r>
      <w:r w:rsidRPr="2B6FE4E6">
        <w:rPr>
          <w:rFonts w:eastAsia="Times New Roman" w:cs="Times New Roman"/>
          <w:color w:val="000000" w:themeColor="text1"/>
        </w:rPr>
        <w:t>strategy</w:t>
      </w:r>
      <w:r w:rsidR="52E2C2B6" w:rsidRPr="2B6FE4E6">
        <w:rPr>
          <w:rFonts w:eastAsia="Times New Roman" w:cs="Times New Roman"/>
          <w:color w:val="000000" w:themeColor="text1"/>
        </w:rPr>
        <w:t xml:space="preserve"> relates to providing greater access to </w:t>
      </w:r>
      <w:r w:rsidR="465D9BC0" w:rsidRPr="2B6FE4E6">
        <w:rPr>
          <w:rFonts w:eastAsia="Times New Roman" w:cs="Times New Roman"/>
          <w:color w:val="000000" w:themeColor="text1"/>
        </w:rPr>
        <w:t xml:space="preserve">quality </w:t>
      </w:r>
      <w:r w:rsidR="52E2C2B6" w:rsidRPr="2B6FE4E6">
        <w:rPr>
          <w:rFonts w:eastAsia="Times New Roman" w:cs="Times New Roman"/>
          <w:color w:val="000000" w:themeColor="text1"/>
        </w:rPr>
        <w:t xml:space="preserve">resources for </w:t>
      </w:r>
      <w:r w:rsidR="736656CE" w:rsidRPr="2B6FE4E6">
        <w:rPr>
          <w:rFonts w:eastAsia="Times New Roman" w:cs="Times New Roman"/>
          <w:color w:val="000000" w:themeColor="text1"/>
        </w:rPr>
        <w:t xml:space="preserve">ARNG </w:t>
      </w:r>
      <w:r w:rsidR="786E9D42" w:rsidRPr="181E02A9">
        <w:rPr>
          <w:rFonts w:eastAsia="Times New Roman" w:cs="Times New Roman"/>
          <w:color w:val="000000" w:themeColor="text1"/>
        </w:rPr>
        <w:t>Soldier</w:t>
      </w:r>
      <w:r w:rsidR="736656CE" w:rsidRPr="181E02A9">
        <w:rPr>
          <w:rFonts w:eastAsia="Times New Roman" w:cs="Times New Roman"/>
          <w:color w:val="000000" w:themeColor="text1"/>
        </w:rPr>
        <w:t>s</w:t>
      </w:r>
      <w:r w:rsidR="52E2C2B6" w:rsidRPr="181E02A9">
        <w:rPr>
          <w:rFonts w:eastAsia="Times New Roman" w:cs="Times New Roman"/>
          <w:color w:val="000000" w:themeColor="text1"/>
        </w:rPr>
        <w:t>.</w:t>
      </w:r>
      <w:r w:rsidR="52E2C2B6" w:rsidRPr="2B6FE4E6">
        <w:rPr>
          <w:rFonts w:eastAsia="Times New Roman" w:cs="Times New Roman"/>
          <w:color w:val="000000" w:themeColor="text1"/>
        </w:rPr>
        <w:t xml:space="preserve"> </w:t>
      </w:r>
      <w:r w:rsidRPr="2B6FE4E6">
        <w:rPr>
          <w:rFonts w:eastAsia="Times New Roman" w:cs="Times New Roman"/>
          <w:color w:val="000000" w:themeColor="text1"/>
        </w:rPr>
        <w:t xml:space="preserve">Providing better quality resources can improve the overall success of the H2F </w:t>
      </w:r>
      <w:r w:rsidR="22958424" w:rsidRPr="2D534D1B">
        <w:rPr>
          <w:rFonts w:eastAsia="Times New Roman" w:cs="Times New Roman"/>
          <w:color w:val="000000" w:themeColor="text1"/>
        </w:rPr>
        <w:t>system</w:t>
      </w:r>
      <w:r w:rsidRPr="2B6FE4E6">
        <w:rPr>
          <w:rFonts w:eastAsia="Times New Roman" w:cs="Times New Roman"/>
          <w:color w:val="000000" w:themeColor="text1"/>
        </w:rPr>
        <w:t xml:space="preserve">, especially if the Army National Guard is pushing to centralize H2F metrics in the long term. </w:t>
      </w:r>
    </w:p>
    <w:p w14:paraId="1362516C" w14:textId="153AB62C" w:rsidR="006F73FA" w:rsidRDefault="006F73FA" w:rsidP="7B570FD4">
      <w:pPr>
        <w:spacing w:line="480" w:lineRule="auto"/>
        <w:rPr>
          <w:b/>
        </w:rPr>
      </w:pPr>
      <w:r>
        <w:br/>
      </w:r>
      <w:r w:rsidR="1DD286A4" w:rsidRPr="1698C29C">
        <w:rPr>
          <w:b/>
        </w:rPr>
        <w:t xml:space="preserve">Access: </w:t>
      </w:r>
      <w:r w:rsidR="592E4D43" w:rsidRPr="1698C29C">
        <w:rPr>
          <w:b/>
        </w:rPr>
        <w:t>Solution One</w:t>
      </w:r>
    </w:p>
    <w:p w14:paraId="1110040C" w14:textId="2ACB9F68" w:rsidR="006F73FA" w:rsidRDefault="44B96E49" w:rsidP="50FF2B55">
      <w:pPr>
        <w:spacing w:line="480" w:lineRule="auto"/>
        <w:ind w:firstLine="720"/>
        <w:rPr>
          <w:rFonts w:eastAsia="Times New Roman" w:cs="Times New Roman"/>
          <w:color w:val="000000" w:themeColor="text1"/>
        </w:rPr>
      </w:pPr>
      <w:r w:rsidRPr="0717C16C">
        <w:rPr>
          <w:rFonts w:eastAsia="Times New Roman" w:cs="Times New Roman"/>
          <w:color w:val="000000" w:themeColor="text1"/>
        </w:rPr>
        <w:lastRenderedPageBreak/>
        <w:t>As</w:t>
      </w:r>
      <w:r w:rsidR="1B85B3C6" w:rsidRPr="53255A11">
        <w:rPr>
          <w:rFonts w:eastAsia="Times New Roman" w:cs="Times New Roman"/>
          <w:color w:val="000000" w:themeColor="text1"/>
        </w:rPr>
        <w:t xml:space="preserve"> noted in our </w:t>
      </w:r>
      <w:r w:rsidR="7816C052" w:rsidRPr="3501D308">
        <w:rPr>
          <w:rFonts w:eastAsia="Times New Roman" w:cs="Times New Roman"/>
          <w:color w:val="000000" w:themeColor="text1"/>
        </w:rPr>
        <w:t>Background section</w:t>
      </w:r>
      <w:r w:rsidR="2C869323" w:rsidRPr="5DC3EF40">
        <w:rPr>
          <w:rFonts w:eastAsia="Times New Roman" w:cs="Times New Roman"/>
          <w:color w:val="000000" w:themeColor="text1"/>
        </w:rPr>
        <w:t>,</w:t>
      </w:r>
      <w:r w:rsidR="1B85B3C6" w:rsidRPr="53255A11">
        <w:rPr>
          <w:rFonts w:eastAsia="Times New Roman" w:cs="Times New Roman"/>
          <w:color w:val="000000" w:themeColor="text1"/>
        </w:rPr>
        <w:t xml:space="preserve"> </w:t>
      </w:r>
      <w:r w:rsidR="041285F8" w:rsidRPr="53255A11">
        <w:rPr>
          <w:rFonts w:eastAsia="Times New Roman" w:cs="Times New Roman"/>
          <w:color w:val="000000" w:themeColor="text1"/>
        </w:rPr>
        <w:t xml:space="preserve">the </w:t>
      </w:r>
      <w:r w:rsidR="1B85B3C6" w:rsidRPr="53255A11">
        <w:rPr>
          <w:rFonts w:eastAsia="Times New Roman" w:cs="Times New Roman"/>
          <w:color w:val="000000" w:themeColor="text1"/>
        </w:rPr>
        <w:t xml:space="preserve">H2F </w:t>
      </w:r>
      <w:r w:rsidR="4A7BE420" w:rsidRPr="5DC3EF40">
        <w:rPr>
          <w:rFonts w:eastAsia="Times New Roman" w:cs="Times New Roman"/>
          <w:color w:val="000000" w:themeColor="text1"/>
        </w:rPr>
        <w:t>system wa</w:t>
      </w:r>
      <w:r w:rsidR="2C869323" w:rsidRPr="5DC3EF40">
        <w:rPr>
          <w:rFonts w:eastAsia="Times New Roman" w:cs="Times New Roman"/>
          <w:color w:val="000000" w:themeColor="text1"/>
        </w:rPr>
        <w:t>s</w:t>
      </w:r>
      <w:r w:rsidR="1B85B3C6" w:rsidRPr="53255A11">
        <w:rPr>
          <w:rFonts w:eastAsia="Times New Roman" w:cs="Times New Roman"/>
          <w:color w:val="000000" w:themeColor="text1"/>
        </w:rPr>
        <w:t xml:space="preserve"> established several years ago but</w:t>
      </w:r>
      <w:r w:rsidR="2AB23DE1" w:rsidRPr="53255A11">
        <w:rPr>
          <w:rFonts w:eastAsia="Times New Roman" w:cs="Times New Roman"/>
          <w:color w:val="000000" w:themeColor="text1"/>
        </w:rPr>
        <w:t xml:space="preserve"> </w:t>
      </w:r>
      <w:r w:rsidR="1B85B3C6" w:rsidRPr="53255A11" w:rsidDel="1B85B3C6">
        <w:rPr>
          <w:rFonts w:eastAsia="Times New Roman" w:cs="Times New Roman"/>
          <w:color w:val="000000" w:themeColor="text1"/>
        </w:rPr>
        <w:t xml:space="preserve">is </w:t>
      </w:r>
      <w:r w:rsidR="1B85B3C6" w:rsidRPr="53255A11">
        <w:rPr>
          <w:rFonts w:eastAsia="Times New Roman" w:cs="Times New Roman"/>
          <w:color w:val="000000" w:themeColor="text1"/>
        </w:rPr>
        <w:t xml:space="preserve">restricted due to </w:t>
      </w:r>
      <w:r w:rsidR="68F768FD" w:rsidRPr="0717C16C">
        <w:rPr>
          <w:rFonts w:eastAsia="Times New Roman" w:cs="Times New Roman"/>
          <w:color w:val="000000" w:themeColor="text1"/>
        </w:rPr>
        <w:t xml:space="preserve">the </w:t>
      </w:r>
      <w:r w:rsidR="1B85B3C6" w:rsidRPr="53255A11" w:rsidDel="1B85B3C6">
        <w:rPr>
          <w:rFonts w:eastAsia="Times New Roman" w:cs="Times New Roman"/>
          <w:color w:val="000000" w:themeColor="text1"/>
        </w:rPr>
        <w:t>decentralized</w:t>
      </w:r>
      <w:r w:rsidR="1B85B3C6" w:rsidRPr="53255A11">
        <w:rPr>
          <w:rFonts w:eastAsia="Times New Roman" w:cs="Times New Roman"/>
          <w:color w:val="000000" w:themeColor="text1"/>
        </w:rPr>
        <w:t xml:space="preserve"> </w:t>
      </w:r>
      <w:r w:rsidR="1B85B3C6" w:rsidRPr="53255A11" w:rsidDel="1B85B3C6">
        <w:rPr>
          <w:rFonts w:eastAsia="Times New Roman" w:cs="Times New Roman"/>
          <w:color w:val="000000" w:themeColor="text1"/>
        </w:rPr>
        <w:t>process that the Army National Guard collects data.</w:t>
      </w:r>
      <w:r w:rsidR="1B85B3C6" w:rsidRPr="53255A11">
        <w:rPr>
          <w:rFonts w:eastAsia="Times New Roman" w:cs="Times New Roman"/>
          <w:color w:val="000000" w:themeColor="text1"/>
        </w:rPr>
        <w:t xml:space="preserve"> </w:t>
      </w:r>
      <w:r w:rsidR="1B85B3C6" w:rsidRPr="53255A11" w:rsidDel="1B85B3C6">
        <w:rPr>
          <w:rFonts w:eastAsia="Times New Roman" w:cs="Times New Roman"/>
          <w:color w:val="000000" w:themeColor="text1"/>
        </w:rPr>
        <w:t>Each of the 54 states and territories collects this data differently. Currently, the Army National Guard</w:t>
      </w:r>
      <w:r w:rsidR="1B85B3C6" w:rsidRPr="53255A11">
        <w:rPr>
          <w:rFonts w:eastAsia="Times New Roman" w:cs="Times New Roman"/>
          <w:color w:val="000000" w:themeColor="text1"/>
        </w:rPr>
        <w:t xml:space="preserve"> </w:t>
      </w:r>
      <w:r w:rsidR="1B85B3C6" w:rsidRPr="53255A11" w:rsidDel="1B85B3C6">
        <w:rPr>
          <w:rFonts w:eastAsia="Times New Roman" w:cs="Times New Roman"/>
          <w:color w:val="000000" w:themeColor="text1"/>
        </w:rPr>
        <w:t>cannot easily</w:t>
      </w:r>
      <w:r w:rsidR="1B85B3C6" w:rsidRPr="53255A11">
        <w:rPr>
          <w:rFonts w:eastAsia="Times New Roman" w:cs="Times New Roman"/>
          <w:color w:val="000000" w:themeColor="text1"/>
        </w:rPr>
        <w:t xml:space="preserve"> access </w:t>
      </w:r>
      <w:r w:rsidR="1B85B3C6" w:rsidRPr="53255A11" w:rsidDel="1B85B3C6">
        <w:rPr>
          <w:rFonts w:eastAsia="Times New Roman" w:cs="Times New Roman"/>
          <w:color w:val="000000" w:themeColor="text1"/>
        </w:rPr>
        <w:t>or extract</w:t>
      </w:r>
      <w:r w:rsidR="1B85B3C6" w:rsidRPr="53255A11">
        <w:rPr>
          <w:rFonts w:eastAsia="Times New Roman" w:cs="Times New Roman"/>
          <w:color w:val="000000" w:themeColor="text1"/>
        </w:rPr>
        <w:t xml:space="preserve"> </w:t>
      </w:r>
      <w:r w:rsidR="68F768FD" w:rsidRPr="0717C16C">
        <w:rPr>
          <w:rFonts w:eastAsia="Times New Roman" w:cs="Times New Roman"/>
          <w:color w:val="000000" w:themeColor="text1"/>
        </w:rPr>
        <w:t>this</w:t>
      </w:r>
      <w:r w:rsidR="1B85B3C6" w:rsidRPr="53255A11">
        <w:rPr>
          <w:rFonts w:eastAsia="Times New Roman" w:cs="Times New Roman"/>
          <w:color w:val="000000" w:themeColor="text1"/>
        </w:rPr>
        <w:t xml:space="preserve"> </w:t>
      </w:r>
      <w:r w:rsidR="1B85B3C6" w:rsidRPr="53255A11" w:rsidDel="1B85B3C6">
        <w:rPr>
          <w:rFonts w:eastAsia="Times New Roman" w:cs="Times New Roman"/>
          <w:color w:val="000000" w:themeColor="text1"/>
        </w:rPr>
        <w:t>data nor measure its progress across the 54 states and territories with Army National Guard units.</w:t>
      </w:r>
      <w:r w:rsidR="1B85B3C6" w:rsidRPr="53255A11">
        <w:rPr>
          <w:rFonts w:eastAsia="Times New Roman" w:cs="Times New Roman"/>
          <w:color w:val="000000" w:themeColor="text1"/>
        </w:rPr>
        <w:t xml:space="preserve">  Each</w:t>
      </w:r>
      <w:r w:rsidR="4844F009" w:rsidRPr="53255A11">
        <w:rPr>
          <w:rFonts w:eastAsia="Times New Roman" w:cs="Times New Roman"/>
          <w:color w:val="000000" w:themeColor="text1"/>
        </w:rPr>
        <w:t xml:space="preserve"> of the 54 states and territories collects and manages </w:t>
      </w:r>
      <w:r w:rsidR="0683A273" w:rsidRPr="53255A11">
        <w:rPr>
          <w:rFonts w:eastAsia="Times New Roman" w:cs="Times New Roman"/>
          <w:color w:val="000000" w:themeColor="text1"/>
        </w:rPr>
        <w:t xml:space="preserve">their </w:t>
      </w:r>
      <w:r w:rsidR="4844F009" w:rsidRPr="53255A11">
        <w:rPr>
          <w:rFonts w:eastAsia="Times New Roman" w:cs="Times New Roman"/>
          <w:color w:val="000000" w:themeColor="text1"/>
        </w:rPr>
        <w:t xml:space="preserve">data differently </w:t>
      </w:r>
      <w:r w:rsidR="3FD66FC4" w:rsidRPr="53255A11">
        <w:rPr>
          <w:rFonts w:eastAsia="Times New Roman" w:cs="Times New Roman"/>
          <w:color w:val="000000" w:themeColor="text1"/>
        </w:rPr>
        <w:t xml:space="preserve">so the amount of POCs </w:t>
      </w:r>
      <w:r w:rsidR="31326CDC" w:rsidRPr="0717C16C">
        <w:rPr>
          <w:rFonts w:eastAsia="Times New Roman" w:cs="Times New Roman"/>
          <w:color w:val="000000" w:themeColor="text1"/>
        </w:rPr>
        <w:t xml:space="preserve">at the state level </w:t>
      </w:r>
      <w:r w:rsidR="3FD66FC4" w:rsidRPr="53255A11">
        <w:rPr>
          <w:rFonts w:eastAsia="Times New Roman" w:cs="Times New Roman"/>
          <w:color w:val="000000" w:themeColor="text1"/>
        </w:rPr>
        <w:t xml:space="preserve">needed for </w:t>
      </w:r>
      <w:r w:rsidR="7944E1F8" w:rsidRPr="53255A11">
        <w:rPr>
          <w:rFonts w:eastAsia="Times New Roman" w:cs="Times New Roman"/>
          <w:color w:val="000000" w:themeColor="text1"/>
        </w:rPr>
        <w:t>the National Guard Bureau (NGB) t</w:t>
      </w:r>
      <w:r w:rsidR="3FD66FC4" w:rsidRPr="53255A11">
        <w:rPr>
          <w:rFonts w:eastAsia="Times New Roman" w:cs="Times New Roman"/>
          <w:color w:val="000000" w:themeColor="text1"/>
        </w:rPr>
        <w:t>o obtain all the ne</w:t>
      </w:r>
      <w:r w:rsidR="1C56CC40" w:rsidRPr="53255A11">
        <w:rPr>
          <w:rFonts w:eastAsia="Times New Roman" w:cs="Times New Roman"/>
          <w:color w:val="000000" w:themeColor="text1"/>
        </w:rPr>
        <w:t>cessary</w:t>
      </w:r>
      <w:r w:rsidR="3FD66FC4" w:rsidRPr="53255A11">
        <w:rPr>
          <w:rFonts w:eastAsia="Times New Roman" w:cs="Times New Roman"/>
          <w:color w:val="000000" w:themeColor="text1"/>
        </w:rPr>
        <w:t xml:space="preserve"> data can be exponential.</w:t>
      </w:r>
      <w:r w:rsidR="71224121" w:rsidRPr="53255A11">
        <w:rPr>
          <w:rFonts w:eastAsia="Times New Roman" w:cs="Times New Roman"/>
          <w:color w:val="000000" w:themeColor="text1"/>
        </w:rPr>
        <w:t xml:space="preserve"> </w:t>
      </w:r>
      <w:r w:rsidR="4844F009" w:rsidRPr="53255A11">
        <w:rPr>
          <w:rFonts w:eastAsia="Times New Roman" w:cs="Times New Roman"/>
          <w:color w:val="000000" w:themeColor="text1"/>
        </w:rPr>
        <w:t xml:space="preserve"> </w:t>
      </w:r>
      <w:r w:rsidR="1B85B3C6" w:rsidRPr="53255A11">
        <w:rPr>
          <w:rFonts w:eastAsia="Times New Roman" w:cs="Times New Roman"/>
          <w:color w:val="000000" w:themeColor="text1"/>
        </w:rPr>
        <w:t xml:space="preserve">Our interviews with </w:t>
      </w:r>
      <w:r w:rsidR="0EF39564" w:rsidRPr="53255A11">
        <w:rPr>
          <w:rFonts w:eastAsia="Times New Roman" w:cs="Times New Roman"/>
          <w:color w:val="000000" w:themeColor="text1"/>
        </w:rPr>
        <w:t xml:space="preserve">H2F </w:t>
      </w:r>
      <w:r w:rsidR="20506FE2" w:rsidRPr="53255A11">
        <w:rPr>
          <w:rFonts w:eastAsia="Times New Roman" w:cs="Times New Roman"/>
          <w:color w:val="000000" w:themeColor="text1"/>
        </w:rPr>
        <w:t>regional coordinators and experts in the</w:t>
      </w:r>
      <w:r w:rsidR="34E20EE7" w:rsidRPr="53255A11">
        <w:rPr>
          <w:rFonts w:eastAsia="Times New Roman" w:cs="Times New Roman"/>
          <w:color w:val="000000" w:themeColor="text1"/>
        </w:rPr>
        <w:t xml:space="preserve"> NGB</w:t>
      </w:r>
      <w:r w:rsidR="20506FE2" w:rsidRPr="53255A11">
        <w:rPr>
          <w:rFonts w:eastAsia="Times New Roman" w:cs="Times New Roman"/>
          <w:color w:val="000000" w:themeColor="text1"/>
        </w:rPr>
        <w:t xml:space="preserve"> </w:t>
      </w:r>
      <w:r w:rsidR="1B85B3C6" w:rsidRPr="53255A11">
        <w:rPr>
          <w:rFonts w:eastAsia="Times New Roman" w:cs="Times New Roman"/>
          <w:color w:val="000000" w:themeColor="text1"/>
        </w:rPr>
        <w:t>informed us that</w:t>
      </w:r>
      <w:r w:rsidR="45E205D5" w:rsidRPr="53255A11">
        <w:rPr>
          <w:rFonts w:eastAsia="Times New Roman" w:cs="Times New Roman"/>
          <w:color w:val="000000" w:themeColor="text1"/>
        </w:rPr>
        <w:t xml:space="preserve"> </w:t>
      </w:r>
      <w:r w:rsidR="009939DC" w:rsidRPr="53255A11">
        <w:rPr>
          <w:rFonts w:eastAsia="Times New Roman" w:cs="Times New Roman"/>
          <w:color w:val="000000" w:themeColor="text1"/>
        </w:rPr>
        <w:t>all</w:t>
      </w:r>
      <w:r w:rsidR="1191EC98" w:rsidRPr="53255A11">
        <w:rPr>
          <w:rFonts w:eastAsia="Times New Roman" w:cs="Times New Roman"/>
          <w:color w:val="000000" w:themeColor="text1"/>
        </w:rPr>
        <w:t xml:space="preserve"> the data related to the H2F’s MOPs and MOEs are stored in the identified data systems listed earlier</w:t>
      </w:r>
      <w:r w:rsidR="199D1245" w:rsidRPr="53255A11">
        <w:rPr>
          <w:rFonts w:eastAsia="Times New Roman" w:cs="Times New Roman"/>
          <w:color w:val="000000" w:themeColor="text1"/>
        </w:rPr>
        <w:t xml:space="preserve">, </w:t>
      </w:r>
      <w:r w:rsidR="1268B0CD" w:rsidRPr="53255A11">
        <w:rPr>
          <w:rFonts w:eastAsia="Times New Roman" w:cs="Times New Roman"/>
          <w:color w:val="000000" w:themeColor="text1"/>
        </w:rPr>
        <w:t xml:space="preserve">making them essential to data collection. </w:t>
      </w:r>
      <w:r w:rsidR="68F768FD" w:rsidRPr="0717C16C">
        <w:rPr>
          <w:rFonts w:eastAsia="Times New Roman" w:cs="Times New Roman"/>
          <w:color w:val="000000" w:themeColor="text1"/>
        </w:rPr>
        <w:t xml:space="preserve"> </w:t>
      </w:r>
    </w:p>
    <w:p w14:paraId="7F9A435D" w14:textId="3A3066B7" w:rsidR="006F73FA" w:rsidRDefault="22C5A7D5" w:rsidP="7B570FD4">
      <w:pPr>
        <w:spacing w:line="480" w:lineRule="auto"/>
        <w:ind w:firstLine="720"/>
        <w:rPr>
          <w:rFonts w:eastAsia="Times New Roman" w:cs="Times New Roman"/>
          <w:color w:val="000000" w:themeColor="text1"/>
        </w:rPr>
      </w:pPr>
      <w:r w:rsidRPr="0717C16C">
        <w:rPr>
          <w:rFonts w:eastAsia="Times New Roman" w:cs="Times New Roman"/>
          <w:color w:val="000000" w:themeColor="text1"/>
        </w:rPr>
        <w:t>T</w:t>
      </w:r>
      <w:r w:rsidR="10AF1ECC" w:rsidRPr="0717C16C">
        <w:rPr>
          <w:rFonts w:eastAsia="Times New Roman" w:cs="Times New Roman"/>
          <w:color w:val="000000" w:themeColor="text1"/>
        </w:rPr>
        <w:t xml:space="preserve">he </w:t>
      </w:r>
      <w:r w:rsidR="50639BF4" w:rsidRPr="4860C611">
        <w:rPr>
          <w:rFonts w:eastAsia="Times New Roman" w:cs="Times New Roman"/>
          <w:color w:val="000000" w:themeColor="text1"/>
        </w:rPr>
        <w:t xml:space="preserve">functions of these </w:t>
      </w:r>
      <w:r w:rsidR="1B85B3C6" w:rsidRPr="4860C611" w:rsidDel="1B85B3C6">
        <w:rPr>
          <w:rFonts w:eastAsia="Times New Roman" w:cs="Times New Roman"/>
          <w:color w:val="000000" w:themeColor="text1"/>
        </w:rPr>
        <w:t xml:space="preserve">existing </w:t>
      </w:r>
      <w:r w:rsidR="50639BF4" w:rsidRPr="4860C611">
        <w:rPr>
          <w:rFonts w:eastAsia="Times New Roman" w:cs="Times New Roman"/>
          <w:color w:val="000000" w:themeColor="text1"/>
        </w:rPr>
        <w:t xml:space="preserve">systems </w:t>
      </w:r>
      <w:r w:rsidR="6CFA6A9B" w:rsidRPr="0717C16C">
        <w:rPr>
          <w:rFonts w:eastAsia="Times New Roman" w:cs="Times New Roman"/>
          <w:color w:val="000000" w:themeColor="text1"/>
        </w:rPr>
        <w:t>make</w:t>
      </w:r>
      <w:r w:rsidR="50639BF4" w:rsidRPr="4860C611">
        <w:rPr>
          <w:rFonts w:eastAsia="Times New Roman" w:cs="Times New Roman"/>
          <w:color w:val="000000" w:themeColor="text1"/>
        </w:rPr>
        <w:t xml:space="preserve"> it clear that </w:t>
      </w:r>
      <w:r w:rsidR="4BA9BB47" w:rsidRPr="4860C611">
        <w:rPr>
          <w:rFonts w:eastAsia="Times New Roman" w:cs="Times New Roman"/>
          <w:color w:val="000000" w:themeColor="text1"/>
        </w:rPr>
        <w:t xml:space="preserve">the necessary data is available </w:t>
      </w:r>
      <w:r w:rsidR="12026C36" w:rsidRPr="4860C611">
        <w:rPr>
          <w:rFonts w:eastAsia="Times New Roman" w:cs="Times New Roman"/>
          <w:color w:val="000000" w:themeColor="text1"/>
        </w:rPr>
        <w:t xml:space="preserve">and </w:t>
      </w:r>
      <w:r w:rsidR="4BA9BB47" w:rsidRPr="4860C611">
        <w:rPr>
          <w:rFonts w:eastAsia="Times New Roman" w:cs="Times New Roman"/>
          <w:color w:val="000000" w:themeColor="text1"/>
        </w:rPr>
        <w:t xml:space="preserve">vast but </w:t>
      </w:r>
      <w:r w:rsidR="009939DC" w:rsidRPr="4860C611">
        <w:rPr>
          <w:rFonts w:eastAsia="Times New Roman" w:cs="Times New Roman"/>
          <w:color w:val="000000" w:themeColor="text1"/>
        </w:rPr>
        <w:t>for</w:t>
      </w:r>
      <w:r w:rsidR="4BA9BB47" w:rsidRPr="4860C611">
        <w:rPr>
          <w:rFonts w:eastAsia="Times New Roman" w:cs="Times New Roman"/>
          <w:color w:val="000000" w:themeColor="text1"/>
        </w:rPr>
        <w:t xml:space="preserve"> the H2F to </w:t>
      </w:r>
      <w:r w:rsidR="634777C7" w:rsidRPr="4860C611">
        <w:rPr>
          <w:rFonts w:eastAsia="Times New Roman" w:cs="Times New Roman"/>
          <w:color w:val="000000" w:themeColor="text1"/>
        </w:rPr>
        <w:t xml:space="preserve">properly </w:t>
      </w:r>
      <w:r w:rsidR="4BA9BB47" w:rsidRPr="4860C611">
        <w:rPr>
          <w:rFonts w:eastAsia="Times New Roman" w:cs="Times New Roman"/>
          <w:color w:val="000000" w:themeColor="text1"/>
        </w:rPr>
        <w:t>utilize it</w:t>
      </w:r>
      <w:r w:rsidR="0741D20E" w:rsidRPr="4860C611">
        <w:rPr>
          <w:rFonts w:eastAsia="Times New Roman" w:cs="Times New Roman"/>
          <w:color w:val="000000" w:themeColor="text1"/>
        </w:rPr>
        <w:t>, it needs to be acquired in a</w:t>
      </w:r>
      <w:r w:rsidR="4143335B" w:rsidRPr="4860C611">
        <w:rPr>
          <w:rFonts w:eastAsia="Times New Roman" w:cs="Times New Roman"/>
          <w:color w:val="000000" w:themeColor="text1"/>
        </w:rPr>
        <w:t xml:space="preserve">n efficient and </w:t>
      </w:r>
      <w:r w:rsidR="0741D20E" w:rsidRPr="4860C611">
        <w:rPr>
          <w:rFonts w:eastAsia="Times New Roman" w:cs="Times New Roman"/>
          <w:color w:val="000000" w:themeColor="text1"/>
        </w:rPr>
        <w:t xml:space="preserve">timely manner. </w:t>
      </w:r>
      <w:r w:rsidR="4BA9BB47" w:rsidRPr="4860C611">
        <w:rPr>
          <w:rFonts w:eastAsia="Times New Roman" w:cs="Times New Roman"/>
          <w:color w:val="000000" w:themeColor="text1"/>
        </w:rPr>
        <w:t xml:space="preserve"> </w:t>
      </w:r>
      <w:r w:rsidR="1B85B3C6" w:rsidRPr="4860C611" w:rsidDel="1B85B3C6">
        <w:rPr>
          <w:rFonts w:eastAsia="Times New Roman" w:cs="Times New Roman"/>
          <w:color w:val="000000" w:themeColor="text1"/>
        </w:rPr>
        <w:t>However, currently, these metrics are self-reported to the commanders at the national level from all 54 states and territories Army National Guard units. Since metrics come from various systems and platforms, multiple members at the state level are needed to pull the data.</w:t>
      </w:r>
      <w:r w:rsidR="50639BF4" w:rsidRPr="4860C611">
        <w:rPr>
          <w:rFonts w:eastAsia="Times New Roman" w:cs="Times New Roman"/>
          <w:color w:val="000000" w:themeColor="text1"/>
        </w:rPr>
        <w:t xml:space="preserve"> </w:t>
      </w:r>
      <w:r w:rsidR="1B85B3C6" w:rsidRPr="4860C611" w:rsidDel="1B85B3C6">
        <w:rPr>
          <w:rFonts w:eastAsia="Times New Roman" w:cs="Times New Roman"/>
          <w:color w:val="000000" w:themeColor="text1"/>
        </w:rPr>
        <w:t xml:space="preserve">Herein lies the problem that a vital task pulling data to measure the success of </w:t>
      </w:r>
      <w:r w:rsidR="2B8E4671" w:rsidRPr="4860C611">
        <w:rPr>
          <w:rFonts w:eastAsia="Times New Roman" w:cs="Times New Roman"/>
          <w:color w:val="000000" w:themeColor="text1"/>
        </w:rPr>
        <w:t xml:space="preserve">the </w:t>
      </w:r>
      <w:r w:rsidR="1B85B3C6" w:rsidRPr="4860C611">
        <w:rPr>
          <w:rFonts w:eastAsia="Times New Roman" w:cs="Times New Roman"/>
          <w:color w:val="000000" w:themeColor="text1"/>
        </w:rPr>
        <w:t xml:space="preserve">H2F </w:t>
      </w:r>
      <w:r w:rsidR="7D7AF6A5" w:rsidRPr="41F6EEFA">
        <w:rPr>
          <w:rFonts w:eastAsia="Times New Roman" w:cs="Times New Roman"/>
          <w:color w:val="000000" w:themeColor="text1"/>
        </w:rPr>
        <w:t xml:space="preserve">system </w:t>
      </w:r>
      <w:r w:rsidR="1B85B3C6" w:rsidRPr="41F6EEFA">
        <w:rPr>
          <w:rFonts w:eastAsia="Times New Roman" w:cs="Times New Roman"/>
          <w:color w:val="000000" w:themeColor="text1"/>
        </w:rPr>
        <w:t>relies</w:t>
      </w:r>
      <w:r w:rsidR="1B85B3C6" w:rsidRPr="4860C611">
        <w:rPr>
          <w:rFonts w:eastAsia="Times New Roman" w:cs="Times New Roman"/>
          <w:color w:val="000000" w:themeColor="text1"/>
        </w:rPr>
        <w:t xml:space="preserve"> on </w:t>
      </w:r>
      <w:r w:rsidR="50639BF4" w:rsidRPr="4860C611">
        <w:rPr>
          <w:rFonts w:eastAsia="Times New Roman" w:cs="Times New Roman"/>
          <w:color w:val="000000" w:themeColor="text1"/>
        </w:rPr>
        <w:t xml:space="preserve">too many </w:t>
      </w:r>
      <w:r w:rsidR="21D82192" w:rsidRPr="4860C611">
        <w:rPr>
          <w:rFonts w:eastAsia="Times New Roman" w:cs="Times New Roman"/>
          <w:color w:val="000000" w:themeColor="text1"/>
        </w:rPr>
        <w:t>POCs</w:t>
      </w:r>
      <w:r w:rsidR="7F2D8180" w:rsidRPr="4860C611">
        <w:rPr>
          <w:rFonts w:eastAsia="Times New Roman" w:cs="Times New Roman"/>
          <w:color w:val="000000" w:themeColor="text1"/>
        </w:rPr>
        <w:t>,</w:t>
      </w:r>
      <w:r w:rsidR="1D0B1241" w:rsidRPr="4860C611">
        <w:rPr>
          <w:rFonts w:eastAsia="Times New Roman" w:cs="Times New Roman"/>
          <w:color w:val="000000" w:themeColor="text1"/>
        </w:rPr>
        <w:t xml:space="preserve"> and </w:t>
      </w:r>
      <w:r w:rsidR="32A7C0A0" w:rsidRPr="4860C611">
        <w:rPr>
          <w:rFonts w:eastAsia="Times New Roman" w:cs="Times New Roman"/>
          <w:color w:val="000000" w:themeColor="text1"/>
        </w:rPr>
        <w:t xml:space="preserve">it </w:t>
      </w:r>
      <w:r w:rsidR="3525E61E" w:rsidRPr="4860C611">
        <w:rPr>
          <w:rFonts w:eastAsia="Times New Roman" w:cs="Times New Roman"/>
          <w:color w:val="000000" w:themeColor="text1"/>
        </w:rPr>
        <w:t xml:space="preserve">is untimely </w:t>
      </w:r>
      <w:r w:rsidR="117D01F0" w:rsidRPr="4860C611">
        <w:rPr>
          <w:rFonts w:eastAsia="Times New Roman" w:cs="Times New Roman"/>
          <w:color w:val="000000" w:themeColor="text1"/>
        </w:rPr>
        <w:t xml:space="preserve">because POCs </w:t>
      </w:r>
      <w:r w:rsidR="1B85B3C6" w:rsidRPr="4860C611" w:rsidDel="1B85B3C6">
        <w:rPr>
          <w:rFonts w:eastAsia="Times New Roman" w:cs="Times New Roman"/>
          <w:color w:val="000000" w:themeColor="text1"/>
        </w:rPr>
        <w:t xml:space="preserve">have </w:t>
      </w:r>
      <w:r w:rsidR="1B85B3C6" w:rsidRPr="4860C611" w:rsidDel="50639BF4">
        <w:rPr>
          <w:rFonts w:eastAsia="Times New Roman" w:cs="Times New Roman"/>
          <w:color w:val="000000" w:themeColor="text1"/>
        </w:rPr>
        <w:t>responsibilities</w:t>
      </w:r>
      <w:r w:rsidR="50639BF4" w:rsidRPr="4860C611">
        <w:rPr>
          <w:rFonts w:eastAsia="Times New Roman" w:cs="Times New Roman"/>
          <w:color w:val="000000" w:themeColor="text1"/>
        </w:rPr>
        <w:t xml:space="preserve"> </w:t>
      </w:r>
      <w:r w:rsidR="69A7CADA" w:rsidRPr="4860C611">
        <w:rPr>
          <w:rFonts w:eastAsia="Times New Roman" w:cs="Times New Roman"/>
          <w:color w:val="000000" w:themeColor="text1"/>
        </w:rPr>
        <w:t xml:space="preserve">aside from </w:t>
      </w:r>
      <w:r w:rsidR="50639BF4" w:rsidRPr="4860C611">
        <w:rPr>
          <w:rFonts w:eastAsia="Times New Roman" w:cs="Times New Roman"/>
          <w:color w:val="000000" w:themeColor="text1"/>
        </w:rPr>
        <w:t xml:space="preserve">self-reporting </w:t>
      </w:r>
      <w:r w:rsidR="1B85B3C6" w:rsidRPr="4860C611" w:rsidDel="1B85B3C6">
        <w:rPr>
          <w:rFonts w:eastAsia="Times New Roman" w:cs="Times New Roman"/>
          <w:color w:val="000000" w:themeColor="text1"/>
        </w:rPr>
        <w:t>the</w:t>
      </w:r>
      <w:r w:rsidR="50639BF4" w:rsidRPr="4860C611">
        <w:rPr>
          <w:rFonts w:eastAsia="Times New Roman" w:cs="Times New Roman"/>
          <w:color w:val="000000" w:themeColor="text1"/>
        </w:rPr>
        <w:t xml:space="preserve"> data. </w:t>
      </w:r>
    </w:p>
    <w:p w14:paraId="06C3EB04" w14:textId="38D3714F" w:rsidR="006F73FA" w:rsidRDefault="52E2C2B6" w:rsidP="7B570FD4">
      <w:pPr>
        <w:spacing w:line="480" w:lineRule="auto"/>
        <w:ind w:firstLine="720"/>
        <w:rPr>
          <w:rFonts w:eastAsia="Times New Roman" w:cs="Times New Roman"/>
          <w:color w:val="000000" w:themeColor="text1"/>
        </w:rPr>
      </w:pPr>
      <w:r w:rsidRPr="4860C611" w:rsidDel="52E2C2B6">
        <w:rPr>
          <w:rFonts w:eastAsia="Times New Roman" w:cs="Times New Roman"/>
          <w:color w:val="000000" w:themeColor="text1"/>
        </w:rPr>
        <w:t>Therefore, if</w:t>
      </w:r>
      <w:r w:rsidR="577BA7D6" w:rsidRPr="4860C611">
        <w:rPr>
          <w:rFonts w:eastAsia="Times New Roman" w:cs="Times New Roman"/>
          <w:color w:val="000000" w:themeColor="text1"/>
        </w:rPr>
        <w:t xml:space="preserve"> </w:t>
      </w:r>
      <w:r w:rsidRPr="4860C611">
        <w:rPr>
          <w:rFonts w:eastAsia="Times New Roman" w:cs="Times New Roman"/>
          <w:color w:val="000000" w:themeColor="text1"/>
        </w:rPr>
        <w:t>the A</w:t>
      </w:r>
      <w:r w:rsidR="38154BBE" w:rsidRPr="4860C611">
        <w:rPr>
          <w:rFonts w:eastAsia="Times New Roman" w:cs="Times New Roman"/>
          <w:color w:val="000000" w:themeColor="text1"/>
        </w:rPr>
        <w:t xml:space="preserve">RNG </w:t>
      </w:r>
      <w:r w:rsidR="53F16B69" w:rsidRPr="14DF388B">
        <w:rPr>
          <w:rFonts w:eastAsia="Times New Roman" w:cs="Times New Roman"/>
          <w:color w:val="000000" w:themeColor="text1"/>
        </w:rPr>
        <w:t>identified an individual or group</w:t>
      </w:r>
      <w:r w:rsidRPr="4860C611" w:rsidDel="52E2C2B6">
        <w:rPr>
          <w:rFonts w:eastAsia="Times New Roman" w:cs="Times New Roman"/>
          <w:color w:val="000000" w:themeColor="text1"/>
        </w:rPr>
        <w:t xml:space="preserve"> </w:t>
      </w:r>
      <w:r w:rsidRPr="4860C611">
        <w:rPr>
          <w:rFonts w:eastAsia="Times New Roman" w:cs="Times New Roman"/>
          <w:color w:val="000000" w:themeColor="text1"/>
        </w:rPr>
        <w:t xml:space="preserve">at the national level </w:t>
      </w:r>
      <w:r w:rsidRPr="4860C611" w:rsidDel="52E2C2B6">
        <w:rPr>
          <w:rFonts w:eastAsia="Times New Roman" w:cs="Times New Roman"/>
          <w:color w:val="000000" w:themeColor="text1"/>
        </w:rPr>
        <w:t>whose primary responsibility would be to pull data from each system in each state and t</w:t>
      </w:r>
      <w:r w:rsidRPr="4860C611" w:rsidDel="5B6BBD6D">
        <w:rPr>
          <w:rFonts w:eastAsia="Times New Roman" w:cs="Times New Roman"/>
          <w:color w:val="000000" w:themeColor="text1"/>
        </w:rPr>
        <w:t xml:space="preserve">erritory </w:t>
      </w:r>
      <w:r w:rsidRPr="4860C611" w:rsidDel="52E2C2B6">
        <w:rPr>
          <w:rFonts w:eastAsia="Times New Roman" w:cs="Times New Roman"/>
          <w:color w:val="000000" w:themeColor="text1"/>
        </w:rPr>
        <w:t xml:space="preserve">to analyze H2F metrics, </w:t>
      </w:r>
      <w:r w:rsidRPr="4860C611">
        <w:rPr>
          <w:rFonts w:eastAsia="Times New Roman" w:cs="Times New Roman"/>
          <w:color w:val="000000" w:themeColor="text1"/>
        </w:rPr>
        <w:t>the A</w:t>
      </w:r>
      <w:r w:rsidR="5CE10A54" w:rsidRPr="4860C611">
        <w:rPr>
          <w:rFonts w:eastAsia="Times New Roman" w:cs="Times New Roman"/>
          <w:color w:val="000000" w:themeColor="text1"/>
        </w:rPr>
        <w:t>RNG</w:t>
      </w:r>
      <w:r w:rsidR="6347A0B8" w:rsidRPr="4860C611">
        <w:rPr>
          <w:rFonts w:eastAsia="Times New Roman" w:cs="Times New Roman"/>
          <w:color w:val="000000" w:themeColor="text1"/>
        </w:rPr>
        <w:t xml:space="preserve"> would no longer rely on several </w:t>
      </w:r>
      <w:r w:rsidR="7AD8621E" w:rsidRPr="4860C611">
        <w:rPr>
          <w:rFonts w:eastAsia="Times New Roman" w:cs="Times New Roman"/>
          <w:color w:val="000000" w:themeColor="text1"/>
        </w:rPr>
        <w:t xml:space="preserve">external </w:t>
      </w:r>
      <w:r w:rsidR="6347A0B8" w:rsidRPr="4860C611">
        <w:rPr>
          <w:rFonts w:eastAsia="Times New Roman" w:cs="Times New Roman"/>
          <w:color w:val="000000" w:themeColor="text1"/>
        </w:rPr>
        <w:t>POCs and could control the frequency</w:t>
      </w:r>
      <w:r w:rsidR="4C2C537A" w:rsidRPr="4860C611">
        <w:rPr>
          <w:rFonts w:eastAsia="Times New Roman" w:cs="Times New Roman"/>
          <w:color w:val="000000" w:themeColor="text1"/>
        </w:rPr>
        <w:t>, quality,</w:t>
      </w:r>
      <w:r w:rsidR="6347A0B8" w:rsidRPr="4860C611">
        <w:rPr>
          <w:rFonts w:eastAsia="Times New Roman" w:cs="Times New Roman"/>
          <w:color w:val="000000" w:themeColor="text1"/>
        </w:rPr>
        <w:t xml:space="preserve"> and time</w:t>
      </w:r>
      <w:r w:rsidR="314A5762" w:rsidRPr="4860C611">
        <w:rPr>
          <w:rFonts w:eastAsia="Times New Roman" w:cs="Times New Roman"/>
          <w:color w:val="000000" w:themeColor="text1"/>
        </w:rPr>
        <w:t>liness</w:t>
      </w:r>
      <w:r w:rsidR="6347A0B8" w:rsidRPr="4860C611">
        <w:rPr>
          <w:rFonts w:eastAsia="Times New Roman" w:cs="Times New Roman"/>
          <w:color w:val="000000" w:themeColor="text1"/>
        </w:rPr>
        <w:t xml:space="preserve"> of </w:t>
      </w:r>
      <w:r w:rsidR="6C245714" w:rsidRPr="4860C611">
        <w:rPr>
          <w:rFonts w:eastAsia="Times New Roman" w:cs="Times New Roman"/>
          <w:color w:val="000000" w:themeColor="text1"/>
        </w:rPr>
        <w:t xml:space="preserve">the </w:t>
      </w:r>
      <w:r w:rsidR="6347A0B8" w:rsidRPr="4860C611">
        <w:rPr>
          <w:rFonts w:eastAsia="Times New Roman" w:cs="Times New Roman"/>
          <w:color w:val="000000" w:themeColor="text1"/>
        </w:rPr>
        <w:t>data collection.</w:t>
      </w:r>
      <w:r w:rsidR="5CE10A54" w:rsidRPr="4860C611">
        <w:rPr>
          <w:rFonts w:eastAsia="Times New Roman" w:cs="Times New Roman"/>
          <w:color w:val="000000" w:themeColor="text1"/>
        </w:rPr>
        <w:t xml:space="preserve"> </w:t>
      </w:r>
      <w:r w:rsidR="26FAE35C" w:rsidRPr="14DF388B">
        <w:rPr>
          <w:rFonts w:eastAsia="Times New Roman" w:cs="Times New Roman"/>
          <w:color w:val="000000" w:themeColor="text1"/>
        </w:rPr>
        <w:t xml:space="preserve">The ARNG could create a new position for this task or could assign the work for existing employees to add to their </w:t>
      </w:r>
      <w:r w:rsidR="35EBDA85" w:rsidRPr="14DF388B">
        <w:rPr>
          <w:rFonts w:eastAsia="Times New Roman" w:cs="Times New Roman"/>
          <w:color w:val="000000" w:themeColor="text1"/>
        </w:rPr>
        <w:t xml:space="preserve">normal </w:t>
      </w:r>
      <w:r w:rsidR="35EBDA85" w:rsidRPr="14DF388B">
        <w:rPr>
          <w:rFonts w:eastAsia="Times New Roman" w:cs="Times New Roman"/>
          <w:color w:val="000000" w:themeColor="text1"/>
        </w:rPr>
        <w:lastRenderedPageBreak/>
        <w:t>workloads.</w:t>
      </w:r>
      <w:r w:rsidR="26FAE35C" w:rsidRPr="14DF388B">
        <w:rPr>
          <w:rFonts w:eastAsia="Times New Roman" w:cs="Times New Roman"/>
          <w:color w:val="000000" w:themeColor="text1"/>
        </w:rPr>
        <w:t xml:space="preserve"> </w:t>
      </w:r>
      <w:r w:rsidR="1A9BD6A0" w:rsidRPr="0717C16C">
        <w:rPr>
          <w:rFonts w:eastAsia="Times New Roman" w:cs="Times New Roman"/>
          <w:color w:val="000000" w:themeColor="text1"/>
        </w:rPr>
        <w:t xml:space="preserve">It is recommended that this </w:t>
      </w:r>
      <w:r w:rsidR="31F66CAF" w:rsidRPr="14DF388B">
        <w:rPr>
          <w:rFonts w:eastAsia="Times New Roman" w:cs="Times New Roman"/>
          <w:color w:val="000000" w:themeColor="text1"/>
        </w:rPr>
        <w:t xml:space="preserve">identified </w:t>
      </w:r>
      <w:r w:rsidR="3873B9E2" w:rsidRPr="0717C16C">
        <w:rPr>
          <w:rFonts w:eastAsia="Times New Roman" w:cs="Times New Roman"/>
          <w:color w:val="000000" w:themeColor="text1"/>
        </w:rPr>
        <w:t>individual</w:t>
      </w:r>
      <w:r w:rsidR="2DF82E47" w:rsidRPr="3501D308">
        <w:rPr>
          <w:rFonts w:eastAsia="Times New Roman" w:cs="Times New Roman"/>
          <w:color w:val="000000" w:themeColor="text1"/>
        </w:rPr>
        <w:t>,</w:t>
      </w:r>
      <w:r w:rsidR="3873B9E2" w:rsidRPr="0717C16C">
        <w:rPr>
          <w:rFonts w:eastAsia="Times New Roman" w:cs="Times New Roman"/>
          <w:color w:val="000000" w:themeColor="text1"/>
        </w:rPr>
        <w:t xml:space="preserve"> or group</w:t>
      </w:r>
      <w:r w:rsidR="13C67792" w:rsidRPr="0717C16C">
        <w:rPr>
          <w:rFonts w:eastAsia="Times New Roman" w:cs="Times New Roman"/>
          <w:color w:val="000000" w:themeColor="text1"/>
        </w:rPr>
        <w:t xml:space="preserve"> </w:t>
      </w:r>
      <w:r w:rsidR="3A77F087" w:rsidRPr="14DF388B">
        <w:rPr>
          <w:rFonts w:eastAsia="Times New Roman" w:cs="Times New Roman"/>
          <w:color w:val="000000" w:themeColor="text1"/>
        </w:rPr>
        <w:t>(II/IG)</w:t>
      </w:r>
      <w:r w:rsidR="0133B44F" w:rsidRPr="4860C611">
        <w:rPr>
          <w:rFonts w:eastAsia="Times New Roman" w:cs="Times New Roman"/>
          <w:color w:val="000000" w:themeColor="text1"/>
        </w:rPr>
        <w:t xml:space="preserve"> have </w:t>
      </w:r>
      <w:r w:rsidR="13768091" w:rsidRPr="4860C611">
        <w:rPr>
          <w:rFonts w:eastAsia="Times New Roman" w:cs="Times New Roman"/>
          <w:color w:val="000000" w:themeColor="text1"/>
        </w:rPr>
        <w:t>security</w:t>
      </w:r>
      <w:r w:rsidRPr="4860C611">
        <w:rPr>
          <w:rFonts w:eastAsia="Times New Roman" w:cs="Times New Roman"/>
          <w:color w:val="000000" w:themeColor="text1"/>
        </w:rPr>
        <w:t xml:space="preserve"> clearance</w:t>
      </w:r>
      <w:r w:rsidR="472EA8AF" w:rsidRPr="4860C611">
        <w:rPr>
          <w:rFonts w:eastAsia="Times New Roman" w:cs="Times New Roman"/>
          <w:color w:val="000000" w:themeColor="text1"/>
        </w:rPr>
        <w:t>s</w:t>
      </w:r>
      <w:r w:rsidRPr="4860C611">
        <w:rPr>
          <w:rFonts w:eastAsia="Times New Roman" w:cs="Times New Roman"/>
          <w:color w:val="000000" w:themeColor="text1"/>
        </w:rPr>
        <w:t xml:space="preserve">, </w:t>
      </w:r>
      <w:r w:rsidR="711833E7" w:rsidRPr="4860C611">
        <w:rPr>
          <w:rFonts w:eastAsia="Times New Roman" w:cs="Times New Roman"/>
          <w:color w:val="000000" w:themeColor="text1"/>
        </w:rPr>
        <w:t>training</w:t>
      </w:r>
      <w:r w:rsidRPr="4860C611">
        <w:rPr>
          <w:rFonts w:eastAsia="Times New Roman" w:cs="Times New Roman"/>
          <w:color w:val="000000" w:themeColor="text1"/>
        </w:rPr>
        <w:t xml:space="preserve">, and knowledge of the H2F </w:t>
      </w:r>
      <w:r w:rsidR="3AE28EC3" w:rsidRPr="7E69809B">
        <w:rPr>
          <w:rFonts w:eastAsia="Times New Roman" w:cs="Times New Roman"/>
          <w:color w:val="000000" w:themeColor="text1"/>
        </w:rPr>
        <w:t xml:space="preserve">system </w:t>
      </w:r>
      <w:r w:rsidRPr="7E69809B">
        <w:rPr>
          <w:rFonts w:eastAsia="Times New Roman" w:cs="Times New Roman"/>
          <w:color w:val="000000" w:themeColor="text1"/>
        </w:rPr>
        <w:t>from</w:t>
      </w:r>
      <w:r w:rsidRPr="4860C611">
        <w:rPr>
          <w:rFonts w:eastAsia="Times New Roman" w:cs="Times New Roman"/>
          <w:color w:val="000000" w:themeColor="text1"/>
        </w:rPr>
        <w:t xml:space="preserve"> a </w:t>
      </w:r>
      <w:r w:rsidR="6B60AE95" w:rsidRPr="4860C611">
        <w:rPr>
          <w:rFonts w:eastAsia="Times New Roman" w:cs="Times New Roman"/>
          <w:color w:val="000000" w:themeColor="text1"/>
        </w:rPr>
        <w:t xml:space="preserve">national </w:t>
      </w:r>
      <w:r w:rsidRPr="4860C611">
        <w:rPr>
          <w:rFonts w:eastAsia="Times New Roman" w:cs="Times New Roman"/>
          <w:color w:val="000000" w:themeColor="text1"/>
        </w:rPr>
        <w:t xml:space="preserve">perspective. </w:t>
      </w:r>
    </w:p>
    <w:p w14:paraId="2C98C7ED" w14:textId="0BD53BCD" w:rsidR="0821FEB8" w:rsidRDefault="0821FEB8" w:rsidP="0821FEB8">
      <w:pPr>
        <w:pStyle w:val="Heading2"/>
        <w:jc w:val="center"/>
        <w:rPr>
          <w:rFonts w:eastAsia="Times New Roman"/>
        </w:rPr>
      </w:pPr>
    </w:p>
    <w:p w14:paraId="390F86CC" w14:textId="7E790DB0" w:rsidR="006F73FA" w:rsidRDefault="1B85B3C6" w:rsidP="20BD7EAD">
      <w:pPr>
        <w:pStyle w:val="Heading2"/>
        <w:rPr>
          <w:rFonts w:eastAsia="Times New Roman"/>
          <w:u w:val="single"/>
        </w:rPr>
      </w:pPr>
      <w:bookmarkStart w:id="8" w:name="_Toc142037155"/>
      <w:r w:rsidRPr="740CF5AF">
        <w:rPr>
          <w:rFonts w:eastAsia="Times New Roman"/>
          <w:b w:val="0"/>
          <w:bCs w:val="0"/>
          <w:u w:val="single"/>
        </w:rPr>
        <w:t>Requirements</w:t>
      </w:r>
      <w:bookmarkEnd w:id="8"/>
    </w:p>
    <w:p w14:paraId="7ADBF0DC" w14:textId="7B984FDD" w:rsidR="006F73FA" w:rsidRDefault="1B85B3C6" w:rsidP="4860C611">
      <w:pPr>
        <w:spacing w:line="480" w:lineRule="auto"/>
        <w:ind w:firstLine="720"/>
        <w:rPr>
          <w:rFonts w:eastAsia="Times New Roman" w:cs="Times New Roman"/>
          <w:color w:val="000000" w:themeColor="text1"/>
        </w:rPr>
      </w:pPr>
      <w:r w:rsidRPr="4860C611" w:rsidDel="1B85B3C6">
        <w:rPr>
          <w:rFonts w:eastAsia="Times New Roman" w:cs="Times New Roman"/>
          <w:color w:val="000000" w:themeColor="text1"/>
        </w:rPr>
        <w:t xml:space="preserve">The </w:t>
      </w:r>
      <w:r w:rsidR="68F768FD" w:rsidRPr="0717C16C">
        <w:rPr>
          <w:rFonts w:eastAsia="Times New Roman" w:cs="Times New Roman"/>
          <w:color w:val="000000" w:themeColor="text1"/>
        </w:rPr>
        <w:t xml:space="preserve">systems </w:t>
      </w:r>
      <w:r w:rsidR="2C869323" w:rsidRPr="5DC3EF40">
        <w:rPr>
          <w:rFonts w:eastAsia="Times New Roman" w:cs="Times New Roman"/>
          <w:color w:val="000000" w:themeColor="text1"/>
        </w:rPr>
        <w:t>th</w:t>
      </w:r>
      <w:r w:rsidR="4141DA5F" w:rsidRPr="5DC3EF40">
        <w:rPr>
          <w:rFonts w:eastAsia="Times New Roman" w:cs="Times New Roman"/>
          <w:color w:val="000000" w:themeColor="text1"/>
        </w:rPr>
        <w:t>e II/IG</w:t>
      </w:r>
      <w:r w:rsidRPr="4860C611" w:rsidDel="1B85B3C6">
        <w:rPr>
          <w:rFonts w:eastAsia="Times New Roman" w:cs="Times New Roman"/>
          <w:color w:val="000000" w:themeColor="text1"/>
        </w:rPr>
        <w:t xml:space="preserve"> would</w:t>
      </w:r>
      <w:r w:rsidRPr="4860C611">
        <w:rPr>
          <w:rFonts w:eastAsia="Times New Roman" w:cs="Times New Roman"/>
          <w:color w:val="000000" w:themeColor="text1"/>
        </w:rPr>
        <w:t xml:space="preserve"> </w:t>
      </w:r>
      <w:r w:rsidR="68F768FD" w:rsidRPr="0717C16C">
        <w:rPr>
          <w:rFonts w:eastAsia="Times New Roman" w:cs="Times New Roman"/>
          <w:color w:val="000000" w:themeColor="text1"/>
        </w:rPr>
        <w:t>need</w:t>
      </w:r>
      <w:r w:rsidRPr="4860C611" w:rsidDel="1B85B3C6">
        <w:rPr>
          <w:rFonts w:eastAsia="Times New Roman" w:cs="Times New Roman"/>
          <w:color w:val="000000" w:themeColor="text1"/>
        </w:rPr>
        <w:t xml:space="preserve"> </w:t>
      </w:r>
      <w:r w:rsidRPr="4860C611" w:rsidDel="02894E76">
        <w:rPr>
          <w:rFonts w:eastAsia="Times New Roman" w:cs="Times New Roman"/>
          <w:color w:val="000000" w:themeColor="text1"/>
        </w:rPr>
        <w:t>access to</w:t>
      </w:r>
      <w:r w:rsidRPr="4860C611" w:rsidDel="1B85B3C6">
        <w:rPr>
          <w:rFonts w:eastAsia="Times New Roman" w:cs="Times New Roman"/>
          <w:color w:val="000000" w:themeColor="text1"/>
        </w:rPr>
        <w:t xml:space="preserve"> would require security clearances that must be approved at the National Level. </w:t>
      </w:r>
      <w:r w:rsidR="2001391E" w:rsidRPr="0717C16C">
        <w:rPr>
          <w:rFonts w:eastAsia="Times New Roman" w:cs="Times New Roman"/>
          <w:color w:val="000000" w:themeColor="text1"/>
        </w:rPr>
        <w:t>Our research indicates</w:t>
      </w:r>
      <w:r w:rsidRPr="4860C611" w:rsidDel="1B85B3C6">
        <w:rPr>
          <w:rFonts w:eastAsia="Times New Roman" w:cs="Times New Roman"/>
          <w:color w:val="000000" w:themeColor="text1"/>
        </w:rPr>
        <w:t xml:space="preserve"> that </w:t>
      </w:r>
      <w:r w:rsidR="590942E4" w:rsidRPr="0717C16C">
        <w:rPr>
          <w:rFonts w:eastAsia="Times New Roman" w:cs="Times New Roman"/>
          <w:color w:val="000000" w:themeColor="text1"/>
        </w:rPr>
        <w:t xml:space="preserve">it would not require a considerable </w:t>
      </w:r>
      <w:r w:rsidR="1A1ED4DC" w:rsidRPr="0717C16C">
        <w:rPr>
          <w:rFonts w:eastAsia="Times New Roman" w:cs="Times New Roman"/>
          <w:color w:val="000000" w:themeColor="text1"/>
        </w:rPr>
        <w:t>amount</w:t>
      </w:r>
      <w:r w:rsidR="590942E4" w:rsidRPr="0717C16C">
        <w:rPr>
          <w:rFonts w:eastAsia="Times New Roman" w:cs="Times New Roman"/>
          <w:color w:val="000000" w:themeColor="text1"/>
        </w:rPr>
        <w:t xml:space="preserve"> of time</w:t>
      </w:r>
      <w:r w:rsidRPr="4860C611" w:rsidDel="1B85B3C6">
        <w:rPr>
          <w:rFonts w:eastAsia="Times New Roman" w:cs="Times New Roman"/>
          <w:color w:val="000000" w:themeColor="text1"/>
        </w:rPr>
        <w:t xml:space="preserve"> to gain clearance for each system in every state</w:t>
      </w:r>
      <w:r w:rsidR="2E6F882A" w:rsidRPr="0717C16C">
        <w:rPr>
          <w:rFonts w:eastAsia="Times New Roman" w:cs="Times New Roman"/>
          <w:color w:val="000000" w:themeColor="text1"/>
        </w:rPr>
        <w:t>.</w:t>
      </w:r>
      <w:r w:rsidRPr="4860C611" w:rsidDel="1B85B3C6">
        <w:rPr>
          <w:rFonts w:eastAsia="Times New Roman" w:cs="Times New Roman"/>
          <w:color w:val="000000" w:themeColor="text1"/>
        </w:rPr>
        <w:t xml:space="preserve"> However, since the data being pulled relates to Soldiers’ health, </w:t>
      </w:r>
      <w:r w:rsidR="2709E441" w:rsidRPr="5DC3EF40">
        <w:rPr>
          <w:rFonts w:eastAsia="Times New Roman" w:cs="Times New Roman"/>
          <w:color w:val="000000" w:themeColor="text1"/>
        </w:rPr>
        <w:t>we recommend that there</w:t>
      </w:r>
      <w:r w:rsidRPr="4860C611" w:rsidDel="1B85B3C6">
        <w:rPr>
          <w:rFonts w:eastAsia="Times New Roman" w:cs="Times New Roman"/>
          <w:color w:val="000000" w:themeColor="text1"/>
        </w:rPr>
        <w:t xml:space="preserve"> be adequate security training given to the Point of Contact to ensure that the metrics are handled safely. </w:t>
      </w:r>
    </w:p>
    <w:p w14:paraId="1D48C147" w14:textId="3FFA9B5A" w:rsidR="006F73FA" w:rsidRDefault="1B85B3C6" w:rsidP="7B570FD4">
      <w:pPr>
        <w:spacing w:line="480" w:lineRule="auto"/>
        <w:ind w:firstLine="720"/>
        <w:rPr>
          <w:rFonts w:eastAsia="Times New Roman" w:cs="Times New Roman"/>
          <w:color w:val="000000" w:themeColor="text1"/>
        </w:rPr>
      </w:pPr>
      <w:r w:rsidRPr="740CF5AF">
        <w:rPr>
          <w:rFonts w:eastAsia="Times New Roman" w:cs="Times New Roman"/>
          <w:color w:val="000000" w:themeColor="text1"/>
        </w:rPr>
        <w:t xml:space="preserve">The </w:t>
      </w:r>
      <w:r w:rsidR="30EE6440" w:rsidRPr="740CF5AF">
        <w:rPr>
          <w:rFonts w:eastAsia="Times New Roman" w:cs="Times New Roman"/>
          <w:color w:val="000000" w:themeColor="text1"/>
        </w:rPr>
        <w:t>I</w:t>
      </w:r>
      <w:r w:rsidR="44533580" w:rsidRPr="740CF5AF">
        <w:rPr>
          <w:rFonts w:eastAsia="Times New Roman" w:cs="Times New Roman"/>
          <w:color w:val="000000" w:themeColor="text1"/>
        </w:rPr>
        <w:t>I</w:t>
      </w:r>
      <w:r w:rsidR="2612DFB9" w:rsidRPr="740CF5AF">
        <w:rPr>
          <w:rFonts w:eastAsia="Times New Roman" w:cs="Times New Roman"/>
          <w:color w:val="000000" w:themeColor="text1"/>
        </w:rPr>
        <w:t>/IG needs to have experience and knowledge of data management and analytics</w:t>
      </w:r>
      <w:r w:rsidR="440A3783" w:rsidRPr="740CF5AF">
        <w:rPr>
          <w:rFonts w:eastAsia="Times New Roman" w:cs="Times New Roman"/>
          <w:color w:val="000000" w:themeColor="text1"/>
        </w:rPr>
        <w:t xml:space="preserve">. Their responsibilities will require </w:t>
      </w:r>
      <w:r w:rsidR="3AED6B82" w:rsidRPr="740CF5AF">
        <w:rPr>
          <w:rFonts w:eastAsia="Times New Roman" w:cs="Times New Roman"/>
          <w:color w:val="000000" w:themeColor="text1"/>
        </w:rPr>
        <w:t xml:space="preserve">pulling and </w:t>
      </w:r>
      <w:r w:rsidR="440A3783" w:rsidRPr="740CF5AF">
        <w:rPr>
          <w:rFonts w:eastAsia="Times New Roman" w:cs="Times New Roman"/>
          <w:color w:val="000000" w:themeColor="text1"/>
        </w:rPr>
        <w:t>transferring data into a management system</w:t>
      </w:r>
      <w:r w:rsidR="36DD43E4" w:rsidRPr="740CF5AF">
        <w:rPr>
          <w:rFonts w:eastAsia="Times New Roman" w:cs="Times New Roman"/>
          <w:color w:val="000000" w:themeColor="text1"/>
        </w:rPr>
        <w:t xml:space="preserve"> and </w:t>
      </w:r>
      <w:r w:rsidR="0DF6E375" w:rsidRPr="740CF5AF">
        <w:rPr>
          <w:rFonts w:eastAsia="Times New Roman" w:cs="Times New Roman"/>
          <w:color w:val="000000" w:themeColor="text1"/>
        </w:rPr>
        <w:t>performing analysis</w:t>
      </w:r>
      <w:r w:rsidR="36DD43E4" w:rsidRPr="740CF5AF">
        <w:rPr>
          <w:rFonts w:eastAsia="Times New Roman" w:cs="Times New Roman"/>
          <w:color w:val="000000" w:themeColor="text1"/>
        </w:rPr>
        <w:t xml:space="preserve">. </w:t>
      </w:r>
      <w:r w:rsidR="70A08046" w:rsidRPr="740CF5AF">
        <w:rPr>
          <w:rFonts w:eastAsia="Times New Roman" w:cs="Times New Roman"/>
          <w:color w:val="000000" w:themeColor="text1"/>
        </w:rPr>
        <w:t>Our team recommends that the I</w:t>
      </w:r>
      <w:r w:rsidR="52B6B38F" w:rsidRPr="740CF5AF">
        <w:rPr>
          <w:rFonts w:eastAsia="Times New Roman" w:cs="Times New Roman"/>
          <w:color w:val="000000" w:themeColor="text1"/>
        </w:rPr>
        <w:t>I</w:t>
      </w:r>
      <w:r w:rsidR="70A08046" w:rsidRPr="740CF5AF">
        <w:rPr>
          <w:rFonts w:eastAsia="Times New Roman" w:cs="Times New Roman"/>
          <w:color w:val="000000" w:themeColor="text1"/>
        </w:rPr>
        <w:t xml:space="preserve">/IG </w:t>
      </w:r>
      <w:r w:rsidR="7672DC9B" w:rsidRPr="740CF5AF">
        <w:rPr>
          <w:rFonts w:eastAsia="Times New Roman" w:cs="Times New Roman"/>
          <w:color w:val="000000" w:themeColor="text1"/>
        </w:rPr>
        <w:t>store the collected data on multiple spreadsheets</w:t>
      </w:r>
      <w:r w:rsidR="799F0B40" w:rsidRPr="740CF5AF">
        <w:rPr>
          <w:rFonts w:eastAsia="Times New Roman" w:cs="Times New Roman"/>
          <w:color w:val="000000" w:themeColor="text1"/>
        </w:rPr>
        <w:t xml:space="preserve"> (Ex. Excel, Google Sheets)</w:t>
      </w:r>
      <w:r w:rsidR="7672DC9B" w:rsidRPr="740CF5AF">
        <w:rPr>
          <w:rFonts w:eastAsia="Times New Roman" w:cs="Times New Roman"/>
          <w:color w:val="000000" w:themeColor="text1"/>
        </w:rPr>
        <w:t xml:space="preserve"> </w:t>
      </w:r>
      <w:r w:rsidR="05793D3D" w:rsidRPr="740CF5AF">
        <w:rPr>
          <w:rFonts w:eastAsia="Times New Roman" w:cs="Times New Roman"/>
          <w:color w:val="000000" w:themeColor="text1"/>
        </w:rPr>
        <w:t>within a file sharing system</w:t>
      </w:r>
      <w:r w:rsidR="1D09FEA3" w:rsidRPr="740CF5AF">
        <w:rPr>
          <w:rFonts w:eastAsia="Times New Roman" w:cs="Times New Roman"/>
          <w:color w:val="000000" w:themeColor="text1"/>
        </w:rPr>
        <w:t xml:space="preserve"> (Ex. Google Drive, One Drive)</w:t>
      </w:r>
      <w:r w:rsidR="05793D3D" w:rsidRPr="740CF5AF">
        <w:rPr>
          <w:rFonts w:eastAsia="Times New Roman" w:cs="Times New Roman"/>
          <w:color w:val="000000" w:themeColor="text1"/>
        </w:rPr>
        <w:t xml:space="preserve"> </w:t>
      </w:r>
      <w:r w:rsidR="7672DC9B" w:rsidRPr="740CF5AF">
        <w:rPr>
          <w:rFonts w:eastAsia="Times New Roman" w:cs="Times New Roman"/>
          <w:color w:val="000000" w:themeColor="text1"/>
        </w:rPr>
        <w:t>and</w:t>
      </w:r>
      <w:r w:rsidR="6DCD882F" w:rsidRPr="740CF5AF">
        <w:rPr>
          <w:rFonts w:eastAsia="Times New Roman" w:cs="Times New Roman"/>
          <w:color w:val="000000" w:themeColor="text1"/>
        </w:rPr>
        <w:t xml:space="preserve"> use Power BI </w:t>
      </w:r>
      <w:r w:rsidR="7F1D3900" w:rsidRPr="740CF5AF">
        <w:rPr>
          <w:rFonts w:eastAsia="Times New Roman" w:cs="Times New Roman"/>
          <w:color w:val="000000" w:themeColor="text1"/>
        </w:rPr>
        <w:t xml:space="preserve">for the analysis of the collected data. The ARNG already licenses Power BI so this approach takes advantage of </w:t>
      </w:r>
      <w:r w:rsidR="237B272F" w:rsidRPr="740CF5AF">
        <w:rPr>
          <w:rFonts w:eastAsia="Times New Roman" w:cs="Times New Roman"/>
          <w:color w:val="000000" w:themeColor="text1"/>
        </w:rPr>
        <w:t>existing</w:t>
      </w:r>
      <w:r w:rsidR="7F1D3900" w:rsidRPr="740CF5AF">
        <w:rPr>
          <w:rFonts w:eastAsia="Times New Roman" w:cs="Times New Roman"/>
          <w:color w:val="000000" w:themeColor="text1"/>
        </w:rPr>
        <w:t xml:space="preserve"> tools and does not require funding. Power BI</w:t>
      </w:r>
      <w:r w:rsidR="793AD4BE" w:rsidRPr="740CF5AF">
        <w:rPr>
          <w:rFonts w:eastAsia="Times New Roman" w:cs="Times New Roman"/>
          <w:color w:val="000000" w:themeColor="text1"/>
        </w:rPr>
        <w:t xml:space="preserve"> also integrates very well with Excel</w:t>
      </w:r>
      <w:r w:rsidR="711F3CA3" w:rsidRPr="740CF5AF">
        <w:rPr>
          <w:rFonts w:eastAsia="Times New Roman" w:cs="Times New Roman"/>
          <w:color w:val="000000" w:themeColor="text1"/>
        </w:rPr>
        <w:t>, offering capabilities like “Analyze in Excel”,</w:t>
      </w:r>
      <w:r w:rsidR="793AD4BE" w:rsidRPr="740CF5AF">
        <w:rPr>
          <w:rFonts w:eastAsia="Times New Roman" w:cs="Times New Roman"/>
          <w:color w:val="000000" w:themeColor="text1"/>
        </w:rPr>
        <w:t xml:space="preserve"> and </w:t>
      </w:r>
      <w:r w:rsidR="4428B496" w:rsidRPr="740CF5AF">
        <w:rPr>
          <w:rFonts w:eastAsia="Times New Roman" w:cs="Times New Roman"/>
          <w:color w:val="000000" w:themeColor="text1"/>
        </w:rPr>
        <w:t>the NGB</w:t>
      </w:r>
      <w:r w:rsidR="58E4C34C" w:rsidRPr="740CF5AF">
        <w:rPr>
          <w:rFonts w:eastAsia="Times New Roman" w:cs="Times New Roman"/>
          <w:color w:val="000000" w:themeColor="text1"/>
        </w:rPr>
        <w:t xml:space="preserve"> currently </w:t>
      </w:r>
      <w:r w:rsidR="05FA5888" w:rsidRPr="740CF5AF">
        <w:rPr>
          <w:rFonts w:eastAsia="Times New Roman" w:cs="Times New Roman"/>
          <w:color w:val="000000" w:themeColor="text1"/>
        </w:rPr>
        <w:t>uses</w:t>
      </w:r>
      <w:r w:rsidR="58E4C34C" w:rsidRPr="740CF5AF">
        <w:rPr>
          <w:rFonts w:eastAsia="Times New Roman" w:cs="Times New Roman"/>
          <w:color w:val="000000" w:themeColor="text1"/>
        </w:rPr>
        <w:t xml:space="preserve"> </w:t>
      </w:r>
      <w:r w:rsidR="26E19BFA" w:rsidRPr="740CF5AF">
        <w:rPr>
          <w:rFonts w:eastAsia="Times New Roman" w:cs="Times New Roman"/>
          <w:color w:val="000000" w:themeColor="text1"/>
        </w:rPr>
        <w:t>E</w:t>
      </w:r>
      <w:r w:rsidR="58E4C34C" w:rsidRPr="740CF5AF">
        <w:rPr>
          <w:rFonts w:eastAsia="Times New Roman" w:cs="Times New Roman"/>
          <w:color w:val="000000" w:themeColor="text1"/>
        </w:rPr>
        <w:t xml:space="preserve">xcel to view and manage </w:t>
      </w:r>
      <w:r w:rsidR="3E36B11A" w:rsidRPr="740CF5AF">
        <w:rPr>
          <w:rFonts w:eastAsia="Times New Roman" w:cs="Times New Roman"/>
          <w:color w:val="000000" w:themeColor="text1"/>
        </w:rPr>
        <w:t xml:space="preserve">H2F </w:t>
      </w:r>
      <w:r w:rsidR="58E4C34C" w:rsidRPr="740CF5AF">
        <w:rPr>
          <w:rFonts w:eastAsia="Times New Roman" w:cs="Times New Roman"/>
          <w:color w:val="000000" w:themeColor="text1"/>
        </w:rPr>
        <w:t>data</w:t>
      </w:r>
      <w:r w:rsidR="1AC2E8B7" w:rsidRPr="740CF5AF">
        <w:rPr>
          <w:rFonts w:eastAsia="Times New Roman" w:cs="Times New Roman"/>
          <w:color w:val="000000" w:themeColor="text1"/>
        </w:rPr>
        <w:t xml:space="preserve">. </w:t>
      </w:r>
      <w:r w:rsidR="093DBBC3" w:rsidRPr="740CF5AF">
        <w:rPr>
          <w:rFonts w:eastAsia="Times New Roman" w:cs="Times New Roman"/>
          <w:color w:val="000000" w:themeColor="text1"/>
        </w:rPr>
        <w:t>If the I</w:t>
      </w:r>
      <w:r w:rsidR="32E21760" w:rsidRPr="740CF5AF">
        <w:rPr>
          <w:rFonts w:eastAsia="Times New Roman" w:cs="Times New Roman"/>
          <w:color w:val="000000" w:themeColor="text1"/>
        </w:rPr>
        <w:t>I</w:t>
      </w:r>
      <w:r w:rsidR="093DBBC3" w:rsidRPr="740CF5AF">
        <w:rPr>
          <w:rFonts w:eastAsia="Times New Roman" w:cs="Times New Roman"/>
          <w:color w:val="000000" w:themeColor="text1"/>
        </w:rPr>
        <w:t xml:space="preserve">/IG does not have the necessary general knowledge or experience using Power BI, the NGB </w:t>
      </w:r>
      <w:r w:rsidR="1A5E5B2E" w:rsidRPr="740CF5AF">
        <w:rPr>
          <w:rFonts w:eastAsia="Times New Roman" w:cs="Times New Roman"/>
          <w:color w:val="000000" w:themeColor="text1"/>
        </w:rPr>
        <w:t xml:space="preserve">will </w:t>
      </w:r>
      <w:r w:rsidR="093DBBC3" w:rsidRPr="740CF5AF">
        <w:rPr>
          <w:rFonts w:eastAsia="Times New Roman" w:cs="Times New Roman"/>
          <w:color w:val="000000" w:themeColor="text1"/>
        </w:rPr>
        <w:t>need to d</w:t>
      </w:r>
      <w:r w:rsidR="0934302C" w:rsidRPr="740CF5AF">
        <w:rPr>
          <w:rFonts w:eastAsia="Times New Roman" w:cs="Times New Roman"/>
          <w:color w:val="000000" w:themeColor="text1"/>
        </w:rPr>
        <w:t xml:space="preserve">edicate </w:t>
      </w:r>
      <w:r w:rsidR="093DBBC3" w:rsidRPr="740CF5AF">
        <w:rPr>
          <w:rFonts w:eastAsia="Times New Roman" w:cs="Times New Roman"/>
          <w:color w:val="000000" w:themeColor="text1"/>
        </w:rPr>
        <w:t xml:space="preserve">resources and time </w:t>
      </w:r>
      <w:r w:rsidR="73791681" w:rsidRPr="740CF5AF">
        <w:rPr>
          <w:rFonts w:eastAsia="Times New Roman" w:cs="Times New Roman"/>
          <w:color w:val="000000" w:themeColor="text1"/>
        </w:rPr>
        <w:t>to train</w:t>
      </w:r>
      <w:r w:rsidR="1242C313" w:rsidRPr="740CF5AF">
        <w:rPr>
          <w:rFonts w:eastAsia="Times New Roman" w:cs="Times New Roman"/>
          <w:color w:val="000000" w:themeColor="text1"/>
        </w:rPr>
        <w:t xml:space="preserve"> and educate</w:t>
      </w:r>
      <w:r w:rsidR="73791681" w:rsidRPr="740CF5AF">
        <w:rPr>
          <w:rFonts w:eastAsia="Times New Roman" w:cs="Times New Roman"/>
          <w:color w:val="000000" w:themeColor="text1"/>
        </w:rPr>
        <w:t xml:space="preserve"> them.</w:t>
      </w:r>
      <w:r w:rsidR="1AE28D50" w:rsidRPr="740CF5AF">
        <w:rPr>
          <w:rFonts w:eastAsia="Times New Roman" w:cs="Times New Roman"/>
          <w:color w:val="000000" w:themeColor="text1"/>
        </w:rPr>
        <w:t xml:space="preserve"> </w:t>
      </w:r>
      <w:r w:rsidR="73791681" w:rsidRPr="740CF5AF">
        <w:rPr>
          <w:rFonts w:eastAsia="Times New Roman" w:cs="Times New Roman"/>
          <w:color w:val="000000" w:themeColor="text1"/>
        </w:rPr>
        <w:t xml:space="preserve"> </w:t>
      </w:r>
    </w:p>
    <w:p w14:paraId="004C8E9C" w14:textId="7A9F8657" w:rsidR="006F73FA" w:rsidRDefault="1B85B3C6" w:rsidP="7B570FD4">
      <w:pPr>
        <w:spacing w:line="480" w:lineRule="auto"/>
        <w:ind w:firstLine="720"/>
        <w:rPr>
          <w:rFonts w:eastAsia="Times New Roman" w:cs="Times New Roman"/>
          <w:color w:val="000000" w:themeColor="text1"/>
        </w:rPr>
      </w:pPr>
      <w:r w:rsidRPr="4860C611" w:rsidDel="1B85B3C6">
        <w:rPr>
          <w:rFonts w:eastAsia="Times New Roman" w:cs="Times New Roman"/>
          <w:color w:val="000000" w:themeColor="text1"/>
        </w:rPr>
        <w:t>Finally</w:t>
      </w:r>
      <w:r w:rsidRPr="4860C611">
        <w:rPr>
          <w:rFonts w:eastAsia="Times New Roman" w:cs="Times New Roman"/>
          <w:color w:val="000000" w:themeColor="text1"/>
        </w:rPr>
        <w:t xml:space="preserve">, the </w:t>
      </w:r>
      <w:r w:rsidR="66AEA00F" w:rsidRPr="1698C29C">
        <w:rPr>
          <w:rFonts w:eastAsia="Times New Roman" w:cs="Times New Roman"/>
          <w:color w:val="000000" w:themeColor="text1"/>
        </w:rPr>
        <w:t>II/IG</w:t>
      </w:r>
      <w:r w:rsidRPr="4860C611">
        <w:rPr>
          <w:rFonts w:eastAsia="Times New Roman" w:cs="Times New Roman"/>
          <w:color w:val="000000" w:themeColor="text1"/>
        </w:rPr>
        <w:t xml:space="preserve"> must be familiar with the H2F system. This means that the </w:t>
      </w:r>
      <w:r w:rsidR="71E8C333" w:rsidRPr="1698C29C">
        <w:rPr>
          <w:rFonts w:eastAsia="Times New Roman" w:cs="Times New Roman"/>
          <w:color w:val="000000" w:themeColor="text1"/>
        </w:rPr>
        <w:t>II/IG</w:t>
      </w:r>
      <w:r w:rsidRPr="4860C611" w:rsidDel="1B85B3C6">
        <w:rPr>
          <w:rFonts w:eastAsia="Times New Roman" w:cs="Times New Roman"/>
          <w:color w:val="000000" w:themeColor="text1"/>
        </w:rPr>
        <w:t xml:space="preserve"> </w:t>
      </w:r>
      <w:r w:rsidRPr="4860C611">
        <w:rPr>
          <w:rFonts w:eastAsia="Times New Roman" w:cs="Times New Roman"/>
          <w:color w:val="000000" w:themeColor="text1"/>
        </w:rPr>
        <w:t xml:space="preserve">has been involved with the implementation of the H2F </w:t>
      </w:r>
      <w:r w:rsidRPr="4860C611" w:rsidDel="1B85B3C6">
        <w:rPr>
          <w:rFonts w:eastAsia="Times New Roman" w:cs="Times New Roman"/>
          <w:color w:val="000000" w:themeColor="text1"/>
        </w:rPr>
        <w:t>system</w:t>
      </w:r>
      <w:r w:rsidRPr="4860C611">
        <w:rPr>
          <w:rFonts w:eastAsia="Times New Roman" w:cs="Times New Roman"/>
          <w:color w:val="000000" w:themeColor="text1"/>
        </w:rPr>
        <w:t xml:space="preserve"> </w:t>
      </w:r>
      <w:r w:rsidRPr="4860C611" w:rsidDel="1B85B3C6">
        <w:rPr>
          <w:rFonts w:eastAsia="Times New Roman" w:cs="Times New Roman"/>
          <w:color w:val="000000" w:themeColor="text1"/>
        </w:rPr>
        <w:t>in the Army National Guard.</w:t>
      </w:r>
      <w:r w:rsidRPr="4860C611">
        <w:rPr>
          <w:rFonts w:eastAsia="Times New Roman" w:cs="Times New Roman"/>
          <w:color w:val="000000" w:themeColor="text1"/>
        </w:rPr>
        <w:t xml:space="preserve"> </w:t>
      </w:r>
      <w:r w:rsidR="68F768FD" w:rsidRPr="0717C16C">
        <w:rPr>
          <w:rFonts w:eastAsia="Times New Roman" w:cs="Times New Roman"/>
          <w:color w:val="000000" w:themeColor="text1"/>
        </w:rPr>
        <w:t>It</w:t>
      </w:r>
      <w:r w:rsidR="669B6D33" w:rsidRPr="4860C611">
        <w:rPr>
          <w:rFonts w:eastAsia="Times New Roman" w:cs="Times New Roman"/>
          <w:color w:val="000000" w:themeColor="text1"/>
        </w:rPr>
        <w:t xml:space="preserve"> </w:t>
      </w:r>
      <w:r w:rsidRPr="4860C611" w:rsidDel="1B85B3C6">
        <w:rPr>
          <w:rFonts w:eastAsia="Times New Roman" w:cs="Times New Roman"/>
          <w:color w:val="000000" w:themeColor="text1"/>
        </w:rPr>
        <w:t xml:space="preserve">would be advantageous if the </w:t>
      </w:r>
      <w:r w:rsidR="54ABCDA7" w:rsidRPr="1698C29C">
        <w:rPr>
          <w:rFonts w:eastAsia="Times New Roman" w:cs="Times New Roman"/>
          <w:color w:val="000000" w:themeColor="text1"/>
        </w:rPr>
        <w:t>II/IG</w:t>
      </w:r>
      <w:r w:rsidRPr="4860C611" w:rsidDel="1B85B3C6">
        <w:rPr>
          <w:rFonts w:eastAsia="Times New Roman" w:cs="Times New Roman"/>
          <w:color w:val="000000" w:themeColor="text1"/>
        </w:rPr>
        <w:t xml:space="preserve"> were already familiar with the H2F </w:t>
      </w:r>
      <w:r w:rsidR="7C632F60" w:rsidRPr="21BB96A3">
        <w:rPr>
          <w:rFonts w:eastAsia="Times New Roman" w:cs="Times New Roman"/>
          <w:color w:val="000000" w:themeColor="text1"/>
        </w:rPr>
        <w:t xml:space="preserve">system </w:t>
      </w:r>
      <w:r w:rsidRPr="21BB96A3">
        <w:rPr>
          <w:rFonts w:eastAsia="Times New Roman" w:cs="Times New Roman"/>
          <w:color w:val="000000" w:themeColor="text1"/>
        </w:rPr>
        <w:t>because</w:t>
      </w:r>
      <w:r w:rsidRPr="4860C611" w:rsidDel="1B85B3C6">
        <w:rPr>
          <w:rFonts w:eastAsia="Times New Roman" w:cs="Times New Roman"/>
          <w:color w:val="000000" w:themeColor="text1"/>
        </w:rPr>
        <w:t xml:space="preserve"> that would mean</w:t>
      </w:r>
      <w:r w:rsidRPr="4860C611">
        <w:rPr>
          <w:rFonts w:eastAsia="Times New Roman" w:cs="Times New Roman"/>
          <w:color w:val="000000" w:themeColor="text1"/>
        </w:rPr>
        <w:t xml:space="preserve"> </w:t>
      </w:r>
      <w:r w:rsidRPr="4860C611" w:rsidDel="1B85B3C6">
        <w:rPr>
          <w:rFonts w:eastAsia="Times New Roman" w:cs="Times New Roman"/>
          <w:color w:val="000000" w:themeColor="text1"/>
        </w:rPr>
        <w:t xml:space="preserve">fewer resources and time needed to train </w:t>
      </w:r>
      <w:r w:rsidR="2C869323" w:rsidRPr="1698C29C">
        <w:rPr>
          <w:rFonts w:eastAsia="Times New Roman" w:cs="Times New Roman"/>
          <w:color w:val="000000" w:themeColor="text1"/>
        </w:rPr>
        <w:t>the</w:t>
      </w:r>
      <w:r w:rsidR="01902FF3" w:rsidRPr="1698C29C">
        <w:rPr>
          <w:rFonts w:eastAsia="Times New Roman" w:cs="Times New Roman"/>
          <w:color w:val="000000" w:themeColor="text1"/>
        </w:rPr>
        <w:t>m</w:t>
      </w:r>
      <w:r w:rsidRPr="4860C611" w:rsidDel="1B85B3C6">
        <w:rPr>
          <w:rFonts w:eastAsia="Times New Roman" w:cs="Times New Roman"/>
          <w:color w:val="000000" w:themeColor="text1"/>
        </w:rPr>
        <w:t xml:space="preserve"> in the metrics they would need to collect</w:t>
      </w:r>
      <w:r w:rsidR="0312EE36" w:rsidRPr="1698C29C">
        <w:rPr>
          <w:rFonts w:eastAsia="Times New Roman" w:cs="Times New Roman"/>
          <w:color w:val="000000" w:themeColor="text1"/>
        </w:rPr>
        <w:t>,</w:t>
      </w:r>
      <w:r w:rsidRPr="4860C611" w:rsidDel="1B85B3C6">
        <w:rPr>
          <w:rFonts w:eastAsia="Times New Roman" w:cs="Times New Roman"/>
          <w:color w:val="000000" w:themeColor="text1"/>
        </w:rPr>
        <w:t xml:space="preserve"> and </w:t>
      </w:r>
      <w:r w:rsidR="463CB695" w:rsidRPr="1698C29C">
        <w:rPr>
          <w:rFonts w:eastAsia="Times New Roman" w:cs="Times New Roman"/>
          <w:color w:val="000000" w:themeColor="text1"/>
        </w:rPr>
        <w:t xml:space="preserve">it </w:t>
      </w:r>
      <w:r w:rsidRPr="4860C611" w:rsidDel="1B85B3C6">
        <w:rPr>
          <w:rFonts w:eastAsia="Times New Roman" w:cs="Times New Roman"/>
          <w:color w:val="000000" w:themeColor="text1"/>
        </w:rPr>
        <w:t xml:space="preserve">would mean the </w:t>
      </w:r>
      <w:r w:rsidR="2C869323" w:rsidRPr="1698C29C">
        <w:rPr>
          <w:rFonts w:eastAsia="Times New Roman" w:cs="Times New Roman"/>
          <w:color w:val="000000" w:themeColor="text1"/>
        </w:rPr>
        <w:t>A</w:t>
      </w:r>
      <w:r w:rsidR="47A14C73" w:rsidRPr="1698C29C">
        <w:rPr>
          <w:rFonts w:eastAsia="Times New Roman" w:cs="Times New Roman"/>
          <w:color w:val="000000" w:themeColor="text1"/>
        </w:rPr>
        <w:t>RNG</w:t>
      </w:r>
      <w:r w:rsidRPr="4860C611" w:rsidDel="1B85B3C6">
        <w:rPr>
          <w:rFonts w:eastAsia="Times New Roman" w:cs="Times New Roman"/>
          <w:color w:val="000000" w:themeColor="text1"/>
        </w:rPr>
        <w:t xml:space="preserve"> could analyze the state metrics in a faster amount of time. </w:t>
      </w:r>
    </w:p>
    <w:p w14:paraId="7638B74B" w14:textId="19A68CA1" w:rsidR="006F73FA" w:rsidRDefault="1B85B3C6" w:rsidP="7B570FD4">
      <w:pPr>
        <w:spacing w:line="480" w:lineRule="auto"/>
        <w:ind w:firstLine="720"/>
        <w:rPr>
          <w:ins w:id="9" w:author="Anisha Aggarwal" w:date="2023-07-29T04:41:00Z"/>
          <w:rFonts w:eastAsia="Times New Roman" w:cs="Times New Roman"/>
          <w:color w:val="000000" w:themeColor="text1"/>
        </w:rPr>
      </w:pPr>
      <w:r w:rsidRPr="4860C611">
        <w:rPr>
          <w:rFonts w:eastAsia="Times New Roman" w:cs="Times New Roman"/>
          <w:color w:val="000000" w:themeColor="text1"/>
        </w:rPr>
        <w:lastRenderedPageBreak/>
        <w:t xml:space="preserve">While this is not the ideal recommendation our team makes in the paper, it is a short-term fix to </w:t>
      </w:r>
      <w:r w:rsidR="68F768FD" w:rsidRPr="0717C16C">
        <w:rPr>
          <w:rFonts w:eastAsia="Times New Roman" w:cs="Times New Roman"/>
          <w:color w:val="000000" w:themeColor="text1"/>
        </w:rPr>
        <w:t>the</w:t>
      </w:r>
      <w:r w:rsidR="6D69EB27" w:rsidRPr="4860C611">
        <w:rPr>
          <w:rFonts w:eastAsia="Times New Roman" w:cs="Times New Roman"/>
          <w:color w:val="000000" w:themeColor="text1"/>
        </w:rPr>
        <w:t xml:space="preserve"> </w:t>
      </w:r>
      <w:r w:rsidRPr="4860C611" w:rsidDel="1B85B3C6">
        <w:rPr>
          <w:rFonts w:eastAsia="Times New Roman" w:cs="Times New Roman"/>
          <w:color w:val="000000" w:themeColor="text1"/>
        </w:rPr>
        <w:t>problem</w:t>
      </w:r>
      <w:r w:rsidRPr="4860C611">
        <w:rPr>
          <w:rFonts w:eastAsia="Times New Roman" w:cs="Times New Roman"/>
          <w:color w:val="000000" w:themeColor="text1"/>
        </w:rPr>
        <w:t xml:space="preserve"> we </w:t>
      </w:r>
      <w:r w:rsidRPr="4860C611" w:rsidDel="1B85B3C6">
        <w:rPr>
          <w:rFonts w:eastAsia="Times New Roman" w:cs="Times New Roman"/>
          <w:color w:val="000000" w:themeColor="text1"/>
        </w:rPr>
        <w:t>were tasked with.</w:t>
      </w:r>
      <w:r w:rsidRPr="4860C611">
        <w:rPr>
          <w:rFonts w:eastAsia="Times New Roman" w:cs="Times New Roman"/>
          <w:color w:val="000000" w:themeColor="text1"/>
        </w:rPr>
        <w:t xml:space="preserve"> This short-term solution </w:t>
      </w:r>
      <w:r w:rsidRPr="4860C611" w:rsidDel="1B85B3C6">
        <w:rPr>
          <w:rFonts w:eastAsia="Times New Roman" w:cs="Times New Roman"/>
          <w:color w:val="000000" w:themeColor="text1"/>
        </w:rPr>
        <w:t>would</w:t>
      </w:r>
      <w:r w:rsidRPr="4860C611">
        <w:rPr>
          <w:rFonts w:eastAsia="Times New Roman" w:cs="Times New Roman"/>
          <w:color w:val="000000" w:themeColor="text1"/>
        </w:rPr>
        <w:t xml:space="preserve"> </w:t>
      </w:r>
      <w:r w:rsidR="5C427FCA" w:rsidRPr="0717C16C">
        <w:rPr>
          <w:rFonts w:eastAsia="Times New Roman" w:cs="Times New Roman"/>
          <w:color w:val="000000" w:themeColor="text1"/>
        </w:rPr>
        <w:t>require</w:t>
      </w:r>
      <w:r w:rsidRPr="4860C611">
        <w:rPr>
          <w:rFonts w:eastAsia="Times New Roman" w:cs="Times New Roman"/>
          <w:color w:val="000000" w:themeColor="text1"/>
        </w:rPr>
        <w:t xml:space="preserve"> few resources and </w:t>
      </w:r>
      <w:r w:rsidR="68F768FD" w:rsidRPr="0717C16C">
        <w:rPr>
          <w:rFonts w:eastAsia="Times New Roman" w:cs="Times New Roman"/>
          <w:color w:val="000000" w:themeColor="text1"/>
        </w:rPr>
        <w:t>could</w:t>
      </w:r>
      <w:r w:rsidRPr="4860C611">
        <w:rPr>
          <w:rFonts w:eastAsia="Times New Roman" w:cs="Times New Roman"/>
          <w:color w:val="000000" w:themeColor="text1"/>
        </w:rPr>
        <w:t xml:space="preserve"> be implemented quickly, meaning</w:t>
      </w:r>
      <w:r w:rsidR="0E1E814B" w:rsidRPr="4860C611">
        <w:rPr>
          <w:rFonts w:eastAsia="Times New Roman" w:cs="Times New Roman"/>
          <w:color w:val="000000" w:themeColor="text1"/>
        </w:rPr>
        <w:t xml:space="preserve"> </w:t>
      </w:r>
      <w:r w:rsidRPr="4860C611" w:rsidDel="1B85B3C6">
        <w:rPr>
          <w:rFonts w:eastAsia="Times New Roman" w:cs="Times New Roman"/>
          <w:color w:val="000000" w:themeColor="text1"/>
        </w:rPr>
        <w:t xml:space="preserve">metrics could be quickly analyzed without an additional investment in a data platform. </w:t>
      </w:r>
      <w:r w:rsidR="68F768FD" w:rsidRPr="0717C16C">
        <w:rPr>
          <w:rFonts w:eastAsia="Times New Roman" w:cs="Times New Roman"/>
          <w:color w:val="000000" w:themeColor="text1"/>
        </w:rPr>
        <w:t>However, the</w:t>
      </w:r>
      <w:r w:rsidR="5A1D2F1E" w:rsidRPr="4860C611">
        <w:rPr>
          <w:rFonts w:eastAsia="Times New Roman" w:cs="Times New Roman"/>
          <w:color w:val="000000" w:themeColor="text1"/>
        </w:rPr>
        <w:t xml:space="preserve"> </w:t>
      </w:r>
      <w:r w:rsidR="2C869323" w:rsidRPr="1698C29C">
        <w:rPr>
          <w:rFonts w:eastAsia="Times New Roman" w:cs="Times New Roman"/>
          <w:color w:val="000000" w:themeColor="text1"/>
        </w:rPr>
        <w:t xml:space="preserve">drawback </w:t>
      </w:r>
      <w:r w:rsidR="0630B2B4" w:rsidRPr="1698C29C">
        <w:rPr>
          <w:rFonts w:eastAsia="Times New Roman" w:cs="Times New Roman"/>
          <w:color w:val="000000" w:themeColor="text1"/>
        </w:rPr>
        <w:t>is</w:t>
      </w:r>
      <w:r w:rsidRPr="4860C611" w:rsidDel="1B85B3C6">
        <w:rPr>
          <w:rFonts w:eastAsia="Times New Roman" w:cs="Times New Roman"/>
          <w:color w:val="000000" w:themeColor="text1"/>
        </w:rPr>
        <w:t xml:space="preserve"> that </w:t>
      </w:r>
      <w:r w:rsidR="2C869323" w:rsidRPr="1698C29C">
        <w:rPr>
          <w:rFonts w:eastAsia="Times New Roman" w:cs="Times New Roman"/>
          <w:color w:val="000000" w:themeColor="text1"/>
        </w:rPr>
        <w:t>th</w:t>
      </w:r>
      <w:r w:rsidR="2F5018B1" w:rsidRPr="1698C29C">
        <w:rPr>
          <w:rFonts w:eastAsia="Times New Roman" w:cs="Times New Roman"/>
          <w:color w:val="000000" w:themeColor="text1"/>
        </w:rPr>
        <w:t>is is still a manual process and</w:t>
      </w:r>
      <w:r w:rsidR="2C869323" w:rsidRPr="1698C29C">
        <w:rPr>
          <w:rFonts w:eastAsia="Times New Roman" w:cs="Times New Roman"/>
          <w:color w:val="000000" w:themeColor="text1"/>
        </w:rPr>
        <w:t xml:space="preserve"> </w:t>
      </w:r>
      <w:r w:rsidR="210A4600" w:rsidRPr="1698C29C">
        <w:rPr>
          <w:rFonts w:eastAsia="Times New Roman" w:cs="Times New Roman"/>
          <w:color w:val="000000" w:themeColor="text1"/>
        </w:rPr>
        <w:t>cannot</w:t>
      </w:r>
      <w:r w:rsidR="03972058" w:rsidRPr="1698C29C">
        <w:rPr>
          <w:rFonts w:eastAsia="Times New Roman" w:cs="Times New Roman"/>
          <w:color w:val="000000" w:themeColor="text1"/>
        </w:rPr>
        <w:t xml:space="preserve"> automat</w:t>
      </w:r>
      <w:r w:rsidR="1B27E1BE" w:rsidRPr="1698C29C">
        <w:rPr>
          <w:rFonts w:eastAsia="Times New Roman" w:cs="Times New Roman"/>
          <w:color w:val="000000" w:themeColor="text1"/>
        </w:rPr>
        <w:t>e</w:t>
      </w:r>
      <w:r w:rsidR="2C869323" w:rsidRPr="1698C29C">
        <w:rPr>
          <w:rFonts w:eastAsia="Times New Roman" w:cs="Times New Roman"/>
          <w:color w:val="000000" w:themeColor="text1"/>
        </w:rPr>
        <w:t xml:space="preserve"> pull</w:t>
      </w:r>
      <w:r w:rsidR="632B9EC1" w:rsidRPr="1698C29C">
        <w:rPr>
          <w:rFonts w:eastAsia="Times New Roman" w:cs="Times New Roman"/>
          <w:color w:val="000000" w:themeColor="text1"/>
        </w:rPr>
        <w:t>ing</w:t>
      </w:r>
      <w:r w:rsidRPr="4860C611" w:rsidDel="1B85B3C6">
        <w:rPr>
          <w:rFonts w:eastAsia="Times New Roman" w:cs="Times New Roman"/>
          <w:color w:val="000000" w:themeColor="text1"/>
        </w:rPr>
        <w:t xml:space="preserve"> data to the national level</w:t>
      </w:r>
      <w:r w:rsidR="0DC5597C" w:rsidRPr="1698C29C">
        <w:rPr>
          <w:rFonts w:eastAsia="Times New Roman" w:cs="Times New Roman"/>
          <w:color w:val="000000" w:themeColor="text1"/>
        </w:rPr>
        <w:t xml:space="preserve"> and prepar</w:t>
      </w:r>
      <w:r w:rsidR="32C69A53" w:rsidRPr="1698C29C">
        <w:rPr>
          <w:rFonts w:eastAsia="Times New Roman" w:cs="Times New Roman"/>
          <w:color w:val="000000" w:themeColor="text1"/>
        </w:rPr>
        <w:t>ing it.</w:t>
      </w:r>
      <w:r w:rsidRPr="4860C611" w:rsidDel="1B85B3C6">
        <w:rPr>
          <w:rFonts w:eastAsia="Times New Roman" w:cs="Times New Roman"/>
          <w:color w:val="000000" w:themeColor="text1"/>
        </w:rPr>
        <w:t xml:space="preserve"> </w:t>
      </w:r>
      <w:r w:rsidRPr="4860C611">
        <w:rPr>
          <w:rFonts w:eastAsia="Times New Roman" w:cs="Times New Roman"/>
          <w:color w:val="000000" w:themeColor="text1"/>
        </w:rPr>
        <w:t xml:space="preserve">Therefore, </w:t>
      </w:r>
      <w:r w:rsidRPr="4860C611" w:rsidDel="1B85B3C6">
        <w:rPr>
          <w:rFonts w:eastAsia="Times New Roman" w:cs="Times New Roman"/>
          <w:color w:val="000000" w:themeColor="text1"/>
        </w:rPr>
        <w:t xml:space="preserve">this short-term fix is envisioned </w:t>
      </w:r>
      <w:r w:rsidRPr="4860C611">
        <w:rPr>
          <w:rFonts w:eastAsia="Times New Roman" w:cs="Times New Roman"/>
          <w:color w:val="000000" w:themeColor="text1"/>
        </w:rPr>
        <w:t xml:space="preserve">as a temporary solution. </w:t>
      </w:r>
    </w:p>
    <w:p w14:paraId="79FDC8AD" w14:textId="69106C15" w:rsidR="53255A11" w:rsidRDefault="53255A11" w:rsidP="53255A11">
      <w:pPr>
        <w:spacing w:line="480" w:lineRule="auto"/>
        <w:ind w:firstLine="720"/>
        <w:rPr>
          <w:ins w:id="10" w:author="Anisha Aggarwal" w:date="2023-07-29T04:41:00Z"/>
          <w:rFonts w:eastAsia="Times New Roman" w:cs="Times New Roman"/>
          <w:color w:val="000000" w:themeColor="text1"/>
        </w:rPr>
      </w:pPr>
    </w:p>
    <w:p w14:paraId="328FDB5A" w14:textId="28B379C3" w:rsidR="3E8AC8C7" w:rsidRDefault="0D5512F2">
      <w:pPr>
        <w:spacing w:line="480" w:lineRule="auto"/>
        <w:rPr>
          <w:rFonts w:eastAsia="Times New Roman" w:cs="Times New Roman"/>
          <w:b/>
          <w:bCs/>
          <w:color w:val="000000" w:themeColor="text1"/>
          <w:rPrChange w:id="11" w:author="Anisha Aggarwal" w:date="2023-07-29T04:41:00Z">
            <w:rPr>
              <w:rFonts w:eastAsia="Times New Roman" w:cs="Times New Roman"/>
              <w:color w:val="000000" w:themeColor="text1"/>
            </w:rPr>
          </w:rPrChange>
        </w:rPr>
        <w:pPrChange w:id="12" w:author="Anisha Aggarwal" w:date="2023-07-29T04:41:00Z">
          <w:pPr>
            <w:spacing w:line="480" w:lineRule="auto"/>
            <w:ind w:firstLine="720"/>
          </w:pPr>
        </w:pPrChange>
      </w:pPr>
      <w:r w:rsidRPr="740CF5AF">
        <w:rPr>
          <w:rFonts w:eastAsia="Times New Roman" w:cs="Times New Roman"/>
          <w:b/>
          <w:bCs/>
          <w:color w:val="000000" w:themeColor="text1"/>
        </w:rPr>
        <w:t>H2F Resource Website</w:t>
      </w:r>
      <w:r w:rsidR="3E8AC8C7" w:rsidRPr="740CF5AF">
        <w:rPr>
          <w:rFonts w:eastAsia="Times New Roman" w:cs="Times New Roman"/>
          <w:b/>
          <w:bCs/>
          <w:color w:val="000000" w:themeColor="text1"/>
        </w:rPr>
        <w:t xml:space="preserve">: </w:t>
      </w:r>
      <w:r w:rsidR="3E8AC8C7" w:rsidRPr="740CF5AF">
        <w:rPr>
          <w:rFonts w:eastAsia="Times New Roman" w:cs="Times New Roman"/>
          <w:b/>
          <w:bCs/>
          <w:color w:val="000000" w:themeColor="text1"/>
          <w:rPrChange w:id="13" w:author="Anisha Aggarwal" w:date="2023-07-29T04:41:00Z">
            <w:rPr>
              <w:rFonts w:eastAsia="Times New Roman" w:cs="Times New Roman"/>
              <w:color w:val="000000" w:themeColor="text1"/>
            </w:rPr>
          </w:rPrChange>
        </w:rPr>
        <w:t>Solution 2</w:t>
      </w:r>
    </w:p>
    <w:p w14:paraId="0652EE55" w14:textId="33AD3CED" w:rsidR="006F73FA" w:rsidRDefault="1B85B3C6" w:rsidP="7B570FD4">
      <w:pPr>
        <w:spacing w:line="480" w:lineRule="auto"/>
        <w:ind w:firstLine="720"/>
        <w:rPr>
          <w:rFonts w:eastAsia="Times New Roman" w:cs="Times New Roman"/>
          <w:color w:val="000000" w:themeColor="text1"/>
        </w:rPr>
      </w:pPr>
      <w:r w:rsidRPr="4860C611">
        <w:rPr>
          <w:rFonts w:eastAsia="Times New Roman" w:cs="Times New Roman"/>
          <w:color w:val="000000" w:themeColor="text1"/>
        </w:rPr>
        <w:t xml:space="preserve">Before our paper lays out our long-term solution, we recommend that the Army National Guard allocate some energy to creating a </w:t>
      </w:r>
      <w:r w:rsidR="68F768FD" w:rsidRPr="0717C16C">
        <w:rPr>
          <w:rFonts w:eastAsia="Times New Roman" w:cs="Times New Roman"/>
          <w:color w:val="000000" w:themeColor="text1"/>
        </w:rPr>
        <w:t>central</w:t>
      </w:r>
      <w:r w:rsidRPr="4860C611">
        <w:rPr>
          <w:rFonts w:eastAsia="Times New Roman" w:cs="Times New Roman"/>
          <w:color w:val="000000" w:themeColor="text1"/>
        </w:rPr>
        <w:t xml:space="preserve"> resource page </w:t>
      </w:r>
      <w:r w:rsidRPr="4860C611" w:rsidDel="1B85B3C6">
        <w:rPr>
          <w:rFonts w:eastAsia="Times New Roman" w:cs="Times New Roman"/>
          <w:color w:val="000000" w:themeColor="text1"/>
        </w:rPr>
        <w:t>for the H2F system</w:t>
      </w:r>
      <w:r w:rsidRPr="4860C611">
        <w:rPr>
          <w:rFonts w:eastAsia="Times New Roman" w:cs="Times New Roman"/>
          <w:color w:val="000000" w:themeColor="text1"/>
        </w:rPr>
        <w:t xml:space="preserve"> to better inform </w:t>
      </w:r>
      <w:r w:rsidR="68F768FD" w:rsidRPr="0717C16C">
        <w:rPr>
          <w:rFonts w:eastAsia="Times New Roman" w:cs="Times New Roman"/>
          <w:color w:val="000000" w:themeColor="text1"/>
        </w:rPr>
        <w:t>Army</w:t>
      </w:r>
      <w:r w:rsidRPr="4860C611" w:rsidDel="1B85B3C6">
        <w:rPr>
          <w:rFonts w:eastAsia="Times New Roman" w:cs="Times New Roman"/>
          <w:color w:val="000000" w:themeColor="text1"/>
        </w:rPr>
        <w:t xml:space="preserve"> National Guard S</w:t>
      </w:r>
      <w:r w:rsidRPr="4860C611">
        <w:rPr>
          <w:rFonts w:eastAsia="Times New Roman" w:cs="Times New Roman"/>
          <w:color w:val="000000" w:themeColor="text1"/>
        </w:rPr>
        <w:t xml:space="preserve">oldiers about </w:t>
      </w:r>
      <w:r w:rsidRPr="4860C611" w:rsidDel="1B85B3C6">
        <w:rPr>
          <w:rFonts w:eastAsia="Times New Roman" w:cs="Times New Roman"/>
          <w:color w:val="000000" w:themeColor="text1"/>
        </w:rPr>
        <w:t xml:space="preserve">the </w:t>
      </w:r>
      <w:r w:rsidRPr="4860C611">
        <w:rPr>
          <w:rFonts w:eastAsia="Times New Roman" w:cs="Times New Roman"/>
          <w:color w:val="000000" w:themeColor="text1"/>
        </w:rPr>
        <w:t xml:space="preserve">five domains and how </w:t>
      </w:r>
      <w:r w:rsidR="68F768FD" w:rsidRPr="0717C16C">
        <w:rPr>
          <w:rFonts w:eastAsia="Times New Roman" w:cs="Times New Roman"/>
          <w:color w:val="000000" w:themeColor="text1"/>
        </w:rPr>
        <w:t>they</w:t>
      </w:r>
      <w:r w:rsidRPr="4860C611">
        <w:rPr>
          <w:rFonts w:eastAsia="Times New Roman" w:cs="Times New Roman"/>
          <w:color w:val="000000" w:themeColor="text1"/>
        </w:rPr>
        <w:t xml:space="preserve"> </w:t>
      </w:r>
      <w:r w:rsidRPr="4860C611" w:rsidDel="1B85B3C6">
        <w:rPr>
          <w:rFonts w:eastAsia="Times New Roman" w:cs="Times New Roman"/>
          <w:color w:val="000000" w:themeColor="text1"/>
        </w:rPr>
        <w:t xml:space="preserve">can </w:t>
      </w:r>
      <w:r w:rsidRPr="4860C611">
        <w:rPr>
          <w:rFonts w:eastAsia="Times New Roman" w:cs="Times New Roman"/>
          <w:color w:val="000000" w:themeColor="text1"/>
        </w:rPr>
        <w:t>improve their</w:t>
      </w:r>
      <w:r w:rsidR="0F60B8AA" w:rsidRPr="4860C611">
        <w:rPr>
          <w:rFonts w:eastAsia="Times New Roman" w:cs="Times New Roman"/>
          <w:color w:val="000000" w:themeColor="text1"/>
        </w:rPr>
        <w:t xml:space="preserve"> </w:t>
      </w:r>
      <w:r w:rsidRPr="4860C611">
        <w:rPr>
          <w:rFonts w:eastAsia="Times New Roman" w:cs="Times New Roman"/>
          <w:color w:val="000000" w:themeColor="text1"/>
        </w:rPr>
        <w:t xml:space="preserve">health. </w:t>
      </w:r>
    </w:p>
    <w:p w14:paraId="6C521673" w14:textId="5C4AE0E5" w:rsidR="006F73FA" w:rsidRDefault="3BDC9F83" w:rsidP="1698C29C">
      <w:pPr>
        <w:spacing w:line="480" w:lineRule="auto"/>
        <w:ind w:firstLine="720"/>
        <w:rPr>
          <w:rFonts w:eastAsia="Times New Roman" w:cs="Times New Roman"/>
          <w:color w:val="000000" w:themeColor="text1"/>
          <w:sz w:val="20"/>
          <w:szCs w:val="20"/>
        </w:rPr>
      </w:pPr>
      <w:r w:rsidRPr="1698C29C">
        <w:rPr>
          <w:rFonts w:eastAsia="Times New Roman" w:cs="Times New Roman"/>
          <w:color w:val="000000" w:themeColor="text1"/>
        </w:rPr>
        <w:t>T</w:t>
      </w:r>
      <w:r w:rsidR="2C869323" w:rsidRPr="1698C29C">
        <w:rPr>
          <w:rFonts w:eastAsia="Times New Roman" w:cs="Times New Roman"/>
          <w:color w:val="000000" w:themeColor="text1"/>
        </w:rPr>
        <w:t>he US Army Holistic Health and Fitness Concept Document</w:t>
      </w:r>
      <w:r w:rsidR="12CE98CB" w:rsidRPr="1698C29C">
        <w:rPr>
          <w:rFonts w:eastAsia="Times New Roman" w:cs="Times New Roman"/>
          <w:color w:val="000000" w:themeColor="text1"/>
        </w:rPr>
        <w:t xml:space="preserve"> </w:t>
      </w:r>
      <w:r w:rsidR="2C869323" w:rsidRPr="1698C29C">
        <w:rPr>
          <w:rFonts w:eastAsia="Times New Roman" w:cs="Times New Roman"/>
          <w:color w:val="000000" w:themeColor="text1"/>
        </w:rPr>
        <w:t xml:space="preserve">forward section one passage reads: </w:t>
      </w:r>
    </w:p>
    <w:p w14:paraId="4D36EDC0" w14:textId="7954B7D4" w:rsidR="006F73FA" w:rsidRDefault="006F73FA" w:rsidP="1698C29C">
      <w:pPr>
        <w:spacing w:line="480" w:lineRule="auto"/>
        <w:rPr>
          <w:rFonts w:eastAsia="Times New Roman" w:cs="Times New Roman"/>
          <w:color w:val="000000" w:themeColor="text1"/>
          <w:sz w:val="20"/>
          <w:szCs w:val="20"/>
        </w:rPr>
      </w:pPr>
    </w:p>
    <w:p w14:paraId="79D832CA" w14:textId="30F0CEEA" w:rsidR="006F73FA" w:rsidRDefault="218E7822" w:rsidP="5DC3EF40">
      <w:pPr>
        <w:spacing w:line="480" w:lineRule="auto"/>
        <w:rPr>
          <w:rFonts w:eastAsia="Times New Roman" w:cs="Times New Roman"/>
          <w:i/>
          <w:color w:val="000000" w:themeColor="text1"/>
        </w:rPr>
      </w:pPr>
      <w:r w:rsidRPr="5DC3EF40">
        <w:rPr>
          <w:rFonts w:eastAsia="Times New Roman" w:cs="Times New Roman"/>
          <w:i/>
          <w:iCs/>
          <w:color w:val="000000" w:themeColor="text1"/>
        </w:rPr>
        <w:t>“</w:t>
      </w:r>
      <w:r w:rsidR="1B85B3C6" w:rsidRPr="5DC3EF40">
        <w:rPr>
          <w:rFonts w:eastAsia="Times New Roman" w:cs="Times New Roman"/>
          <w:i/>
          <w:color w:val="000000" w:themeColor="text1"/>
        </w:rPr>
        <w:t>Highly trained, disciplined, and fit Soldiers build cohesive teams. Our teams are strongest when we ensure each individual Soldier’s performance is optimized. To accomplish this, we are bringing a cultural change to Soldiers’ perceptions of training for the demands of close combat. All Soldiers must view their health and fitness as a critical requirement for membership in the Profession of Arms</w:t>
      </w:r>
      <w:r w:rsidR="0E277BC4" w:rsidRPr="5DC3EF40">
        <w:rPr>
          <w:rFonts w:eastAsia="Times New Roman" w:cs="Times New Roman"/>
          <w:i/>
          <w:iCs/>
          <w:color w:val="000000" w:themeColor="text1"/>
        </w:rPr>
        <w:t>.”</w:t>
      </w:r>
      <w:r w:rsidR="1B85B3C6" w:rsidRPr="5DC3EF40">
        <w:rPr>
          <w:rStyle w:val="FootnoteReference"/>
          <w:rFonts w:eastAsia="Times New Roman" w:cs="Times New Roman"/>
          <w:i/>
          <w:iCs/>
          <w:color w:val="000000" w:themeColor="text1"/>
        </w:rPr>
        <w:footnoteReference w:id="2"/>
      </w:r>
    </w:p>
    <w:p w14:paraId="3C5F1BEE" w14:textId="6BA32578" w:rsidR="006F73FA" w:rsidRDefault="1B85B3C6" w:rsidP="7B570FD4">
      <w:pPr>
        <w:rPr>
          <w:rFonts w:eastAsia="Times New Roman" w:cs="Times New Roman"/>
          <w:color w:val="000000" w:themeColor="text1"/>
          <w:sz w:val="20"/>
          <w:szCs w:val="20"/>
        </w:rPr>
      </w:pPr>
      <w:r w:rsidRPr="7B570FD4">
        <w:rPr>
          <w:rFonts w:eastAsia="Times New Roman" w:cs="Times New Roman"/>
          <w:color w:val="000000" w:themeColor="text1"/>
          <w:sz w:val="20"/>
          <w:szCs w:val="20"/>
        </w:rPr>
        <w:t xml:space="preserve"> </w:t>
      </w:r>
    </w:p>
    <w:p w14:paraId="136331EB" w14:textId="732EFD58" w:rsidR="219F7EE5" w:rsidRDefault="1B85B3C6" w:rsidP="219F7EE5">
      <w:pPr>
        <w:spacing w:line="480" w:lineRule="auto"/>
        <w:rPr>
          <w:rFonts w:eastAsia="Times New Roman" w:cs="Times New Roman"/>
          <w:color w:val="000000" w:themeColor="text1"/>
        </w:rPr>
      </w:pPr>
      <w:r w:rsidRPr="4860C611">
        <w:rPr>
          <w:rFonts w:eastAsia="Times New Roman" w:cs="Times New Roman"/>
          <w:color w:val="000000" w:themeColor="text1"/>
        </w:rPr>
        <w:lastRenderedPageBreak/>
        <w:t xml:space="preserve">If one fundamental goal is to bring “a cultural change to Soldier’s perceptions of training” and if “All Soldiers must view their health fitness as a critical requirement for membership in the Profession of Arms,” then more resources should be used to educate Army National Guard Soldiers on the resources offered in their state or territory. Providing a modern resource website dedicated to Soldier’s health through the H2F system would </w:t>
      </w:r>
      <w:r w:rsidR="3FEFEA4E" w:rsidRPr="4860C611">
        <w:rPr>
          <w:rFonts w:eastAsia="Times New Roman" w:cs="Times New Roman"/>
          <w:color w:val="000000" w:themeColor="text1"/>
        </w:rPr>
        <w:t xml:space="preserve">naturally create a </w:t>
      </w:r>
      <w:r w:rsidRPr="4860C611" w:rsidDel="1B85B3C6">
        <w:rPr>
          <w:rFonts w:eastAsia="Times New Roman" w:cs="Times New Roman"/>
          <w:color w:val="000000" w:themeColor="text1"/>
        </w:rPr>
        <w:t xml:space="preserve">more efficient and centralized H2F system. </w:t>
      </w:r>
    </w:p>
    <w:p w14:paraId="35D38EE5" w14:textId="344E2357" w:rsidR="72C942D2" w:rsidRDefault="72C942D2" w:rsidP="41E2E609">
      <w:pPr>
        <w:spacing w:line="480" w:lineRule="auto"/>
        <w:ind w:firstLine="720"/>
      </w:pPr>
      <w:r w:rsidRPr="219F7EE5">
        <w:rPr>
          <w:rFonts w:eastAsia="Times New Roman" w:cs="Times New Roman"/>
          <w:color w:val="000000" w:themeColor="text1"/>
        </w:rPr>
        <w:t xml:space="preserve">Our research has demonstrated that resources available to ARNG Soldiers, especially online resources, vary from state to state and territory to territory. Since most Americans access information online, we decided only to examine the state of online resources. It could be beneficial for future research to explore other resources offered in person or via telephone.  The key takeaways from our research are that each state and territory’s ARNG website’s homepage varies in quality, information available, and focus (e.g., what content they prioritize on their homepage). If the ARNG adopted a more uniform approach to organizing and centralizing H2F resources online for Soldiers, there would most likely be a positive shift in terms of bringing about a ‘cultural change to Soldiers’ perceptions of training’ and the H2F system. </w:t>
      </w:r>
    </w:p>
    <w:p w14:paraId="15DE640D" w14:textId="1099927E" w:rsidR="72C942D2" w:rsidRDefault="72C942D2" w:rsidP="219F7EE5">
      <w:pPr>
        <w:spacing w:line="480" w:lineRule="auto"/>
      </w:pPr>
      <w:r w:rsidRPr="219F7EE5">
        <w:rPr>
          <w:rFonts w:eastAsia="Times New Roman" w:cs="Times New Roman"/>
          <w:color w:val="000000" w:themeColor="text1"/>
        </w:rPr>
        <w:t xml:space="preserve"> </w:t>
      </w:r>
    </w:p>
    <w:p w14:paraId="77A3DD48" w14:textId="21EDCED7" w:rsidR="72C942D2" w:rsidRDefault="72C942D2" w:rsidP="552DDD76">
      <w:pPr>
        <w:spacing w:line="480" w:lineRule="auto"/>
        <w:ind w:firstLine="720"/>
        <w:rPr>
          <w:rFonts w:eastAsia="Times New Roman" w:cs="Times New Roman"/>
          <w:color w:val="000000" w:themeColor="text1"/>
        </w:rPr>
      </w:pPr>
      <w:r w:rsidRPr="219F7EE5">
        <w:rPr>
          <w:rFonts w:eastAsia="Times New Roman" w:cs="Times New Roman"/>
          <w:color w:val="000000" w:themeColor="text1"/>
        </w:rPr>
        <w:t>Research concerning web design illustrates that a website must do well in specific categories to convey information to the user effectively. In this case, the user is the ARNG Soldier. A literature review done in 2014 explores these categories. The researchers listed six categories that can qualify a website. The six categories are effective navigation, engaging graphical presentation details, optimal organization, content utility, the purpose of the website, and readability</w:t>
      </w:r>
      <w:r w:rsidRPr="6BFE60D1">
        <w:rPr>
          <w:rFonts w:eastAsia="Times New Roman" w:cs="Times New Roman"/>
          <w:color w:val="000000" w:themeColor="text1"/>
        </w:rPr>
        <w:t>.</w:t>
      </w:r>
      <w:r w:rsidRPr="7AB45CDD">
        <w:rPr>
          <w:rStyle w:val="FootnoteReference"/>
          <w:rFonts w:eastAsia="Times New Roman" w:cs="Times New Roman"/>
          <w:color w:val="000000" w:themeColor="text1"/>
        </w:rPr>
        <w:footnoteReference w:id="3"/>
      </w:r>
      <w:r w:rsidRPr="219F7EE5">
        <w:rPr>
          <w:rFonts w:eastAsia="Times New Roman" w:cs="Times New Roman"/>
          <w:color w:val="000000" w:themeColor="text1"/>
        </w:rPr>
        <w:t xml:space="preserve"> If a website does well in these six categories, then the user will likely </w:t>
      </w:r>
      <w:r w:rsidR="16F0B78A" w:rsidRPr="552DDD76">
        <w:rPr>
          <w:rFonts w:eastAsia="Times New Roman" w:cs="Times New Roman"/>
          <w:color w:val="000000" w:themeColor="text1"/>
        </w:rPr>
        <w:t xml:space="preserve">have ap </w:t>
      </w:r>
      <w:r w:rsidR="16F0B78A" w:rsidRPr="552DDD76">
        <w:rPr>
          <w:rFonts w:eastAsia="Times New Roman" w:cs="Times New Roman"/>
          <w:color w:val="000000" w:themeColor="text1"/>
        </w:rPr>
        <w:lastRenderedPageBreak/>
        <w:t xml:space="preserve">positive experience accessing </w:t>
      </w:r>
      <w:r w:rsidRPr="219F7EE5">
        <w:rPr>
          <w:rFonts w:eastAsia="Times New Roman" w:cs="Times New Roman"/>
          <w:color w:val="000000" w:themeColor="text1"/>
        </w:rPr>
        <w:t xml:space="preserve">the information they were searching for and, in our case, be better informed about the ARNG’s H2F system. </w:t>
      </w:r>
    </w:p>
    <w:p w14:paraId="53951856" w14:textId="457E7333" w:rsidR="72C942D2" w:rsidRDefault="72C942D2" w:rsidP="64E0861A">
      <w:pPr>
        <w:spacing w:line="480" w:lineRule="auto"/>
        <w:ind w:firstLine="720"/>
        <w:rPr>
          <w:rFonts w:eastAsia="Times New Roman" w:cs="Times New Roman"/>
          <w:color w:val="000000" w:themeColor="text1"/>
        </w:rPr>
      </w:pPr>
      <w:r w:rsidRPr="552DDD76">
        <w:rPr>
          <w:rFonts w:eastAsia="Times New Roman" w:cs="Times New Roman"/>
          <w:color w:val="000000" w:themeColor="text1"/>
        </w:rPr>
        <w:t xml:space="preserve">However, when examining all 54 ARNG websites at the state or territory level, only some perform well in the six categories. For example, many </w:t>
      </w:r>
      <w:r w:rsidR="436B2647" w:rsidRPr="552DDD76">
        <w:rPr>
          <w:rFonts w:eastAsia="Times New Roman" w:cs="Times New Roman"/>
          <w:color w:val="000000" w:themeColor="text1"/>
        </w:rPr>
        <w:t xml:space="preserve">ARNG state or territory level </w:t>
      </w:r>
      <w:r w:rsidRPr="552DDD76">
        <w:rPr>
          <w:rFonts w:eastAsia="Times New Roman" w:cs="Times New Roman"/>
          <w:color w:val="000000" w:themeColor="text1"/>
        </w:rPr>
        <w:t xml:space="preserve">websites </w:t>
      </w:r>
      <w:r w:rsidR="5CC1FAAE" w:rsidRPr="552DDD76">
        <w:rPr>
          <w:rFonts w:eastAsia="Times New Roman" w:cs="Times New Roman"/>
          <w:color w:val="000000" w:themeColor="text1"/>
        </w:rPr>
        <w:t xml:space="preserve">lack </w:t>
      </w:r>
      <w:r w:rsidRPr="552DDD76">
        <w:rPr>
          <w:rFonts w:eastAsia="Times New Roman" w:cs="Times New Roman"/>
          <w:color w:val="000000" w:themeColor="text1"/>
        </w:rPr>
        <w:t xml:space="preserve">engaging graphics and presentation details to retain the user’s interest in staying on the website. Currently, most ARNG homepages at state or territory levels focus on recruitment, including listing benefits but do not offer easy access </w:t>
      </w:r>
      <w:r w:rsidR="049F55C3" w:rsidRPr="552DDD76">
        <w:rPr>
          <w:rFonts w:eastAsia="Times New Roman" w:cs="Times New Roman"/>
          <w:color w:val="000000" w:themeColor="text1"/>
        </w:rPr>
        <w:t>to resources for</w:t>
      </w:r>
      <w:r w:rsidRPr="552DDD76">
        <w:rPr>
          <w:rFonts w:eastAsia="Times New Roman" w:cs="Times New Roman"/>
          <w:color w:val="000000" w:themeColor="text1"/>
        </w:rPr>
        <w:t xml:space="preserve"> current ARNG Soldiers.</w:t>
      </w:r>
      <w:r w:rsidR="5B955C0C" w:rsidRPr="552DDD76">
        <w:rPr>
          <w:rFonts w:eastAsia="Times New Roman" w:cs="Times New Roman"/>
          <w:color w:val="000000" w:themeColor="text1"/>
        </w:rPr>
        <w:t xml:space="preserve"> If there are</w:t>
      </w:r>
      <w:r w:rsidRPr="552DDD76">
        <w:rPr>
          <w:rFonts w:eastAsia="Times New Roman" w:cs="Times New Roman"/>
          <w:color w:val="000000" w:themeColor="text1"/>
        </w:rPr>
        <w:t xml:space="preserve"> more links to </w:t>
      </w:r>
      <w:r w:rsidR="49009BAE" w:rsidRPr="552DDD76">
        <w:rPr>
          <w:rFonts w:eastAsia="Times New Roman" w:cs="Times New Roman"/>
          <w:color w:val="000000" w:themeColor="text1"/>
        </w:rPr>
        <w:t xml:space="preserve">resources on </w:t>
      </w:r>
      <w:r w:rsidRPr="552DDD76">
        <w:rPr>
          <w:rFonts w:eastAsia="Times New Roman" w:cs="Times New Roman"/>
          <w:color w:val="000000" w:themeColor="text1"/>
        </w:rPr>
        <w:t>personal health and wellness</w:t>
      </w:r>
      <w:r w:rsidR="0C4B857C" w:rsidRPr="1698C29C">
        <w:rPr>
          <w:rFonts w:eastAsia="Times New Roman" w:cs="Times New Roman"/>
          <w:color w:val="000000" w:themeColor="text1"/>
        </w:rPr>
        <w:t>,</w:t>
      </w:r>
      <w:r w:rsidRPr="552DDD76">
        <w:rPr>
          <w:rFonts w:eastAsia="Times New Roman" w:cs="Times New Roman"/>
          <w:color w:val="000000" w:themeColor="text1"/>
        </w:rPr>
        <w:t xml:space="preserve"> </w:t>
      </w:r>
      <w:r w:rsidR="49009BAE" w:rsidRPr="552DDD76">
        <w:rPr>
          <w:rFonts w:eastAsia="Times New Roman" w:cs="Times New Roman"/>
          <w:color w:val="000000" w:themeColor="text1"/>
        </w:rPr>
        <w:t>this could help</w:t>
      </w:r>
      <w:r w:rsidR="6448EE39" w:rsidRPr="552DDD76">
        <w:rPr>
          <w:rFonts w:eastAsia="Times New Roman" w:cs="Times New Roman"/>
          <w:color w:val="000000" w:themeColor="text1"/>
        </w:rPr>
        <w:t xml:space="preserve"> make ARNG homepages sources for both </w:t>
      </w:r>
      <w:r w:rsidR="2A8C8BDF" w:rsidRPr="1698C29C">
        <w:rPr>
          <w:rFonts w:eastAsia="Times New Roman" w:cs="Times New Roman"/>
          <w:color w:val="000000" w:themeColor="text1"/>
        </w:rPr>
        <w:t>future</w:t>
      </w:r>
      <w:r w:rsidR="6448EE39" w:rsidRPr="552DDD76">
        <w:rPr>
          <w:rFonts w:eastAsia="Times New Roman" w:cs="Times New Roman"/>
          <w:color w:val="000000" w:themeColor="text1"/>
        </w:rPr>
        <w:t xml:space="preserve"> and current </w:t>
      </w:r>
      <w:r w:rsidR="0D575364" w:rsidRPr="1698C29C">
        <w:rPr>
          <w:rFonts w:eastAsia="Times New Roman" w:cs="Times New Roman"/>
          <w:color w:val="000000" w:themeColor="text1"/>
        </w:rPr>
        <w:t>Sol</w:t>
      </w:r>
      <w:r w:rsidR="7A2AA5FF" w:rsidRPr="1698C29C">
        <w:rPr>
          <w:rFonts w:eastAsia="Times New Roman" w:cs="Times New Roman"/>
          <w:color w:val="000000" w:themeColor="text1"/>
        </w:rPr>
        <w:t>diers</w:t>
      </w:r>
      <w:r w:rsidR="1DC78B50" w:rsidRPr="1698C29C">
        <w:rPr>
          <w:rFonts w:eastAsia="Times New Roman" w:cs="Times New Roman"/>
          <w:color w:val="000000" w:themeColor="text1"/>
        </w:rPr>
        <w:t>.</w:t>
      </w:r>
      <w:r w:rsidRPr="552DDD76">
        <w:rPr>
          <w:rFonts w:eastAsia="Times New Roman" w:cs="Times New Roman"/>
          <w:color w:val="000000" w:themeColor="text1"/>
        </w:rPr>
        <w:t xml:space="preserve"> Having more resources for current ARNG Soldiers ties into the 5th category of an effective website: having a clear purpose, including the audience and the content offered. </w:t>
      </w:r>
    </w:p>
    <w:p w14:paraId="3E69D7F6" w14:textId="63AFA0D3" w:rsidR="72C942D2" w:rsidRDefault="72C942D2" w:rsidP="64E0861A">
      <w:pPr>
        <w:spacing w:line="480" w:lineRule="auto"/>
        <w:ind w:firstLine="720"/>
        <w:rPr>
          <w:rFonts w:eastAsia="Times New Roman" w:cs="Times New Roman"/>
          <w:color w:val="000000" w:themeColor="text1"/>
        </w:rPr>
      </w:pPr>
      <w:r w:rsidRPr="219F7EE5">
        <w:rPr>
          <w:rFonts w:eastAsia="Times New Roman" w:cs="Times New Roman"/>
          <w:color w:val="000000" w:themeColor="text1"/>
        </w:rPr>
        <w:t xml:space="preserve">Here, there needs to be more research done to quantify ARNG websites’ effectiveness at conveying information and resources to ARNG Soldiers. Still, it is noticeable that for most ARNG websites’ homepages, there is a greater focus on recruiting than providing current </w:t>
      </w:r>
      <w:r w:rsidR="391F3988" w:rsidRPr="14DF388B">
        <w:rPr>
          <w:rFonts w:eastAsia="Times New Roman" w:cs="Times New Roman"/>
          <w:color w:val="000000" w:themeColor="text1"/>
        </w:rPr>
        <w:t>ARNG</w:t>
      </w:r>
      <w:r w:rsidR="1DC78B50" w:rsidRPr="14DF388B">
        <w:rPr>
          <w:rFonts w:eastAsia="Times New Roman" w:cs="Times New Roman"/>
          <w:color w:val="000000" w:themeColor="text1"/>
        </w:rPr>
        <w:t xml:space="preserve"> </w:t>
      </w:r>
      <w:r w:rsidR="2AB441A8" w:rsidRPr="14DF388B">
        <w:rPr>
          <w:rFonts w:eastAsia="Times New Roman" w:cs="Times New Roman"/>
          <w:color w:val="000000" w:themeColor="text1"/>
        </w:rPr>
        <w:t>s</w:t>
      </w:r>
      <w:r w:rsidR="1DC78B50" w:rsidRPr="14DF388B">
        <w:rPr>
          <w:rFonts w:eastAsia="Times New Roman" w:cs="Times New Roman"/>
          <w:color w:val="000000" w:themeColor="text1"/>
        </w:rPr>
        <w:t>oldiers</w:t>
      </w:r>
      <w:r w:rsidRPr="219F7EE5">
        <w:rPr>
          <w:rFonts w:eastAsia="Times New Roman" w:cs="Times New Roman"/>
          <w:color w:val="000000" w:themeColor="text1"/>
        </w:rPr>
        <w:t xml:space="preserve"> the resources they need to understand the H2F system. A recommendation would be displaying more H2F resources on state and territory homepages to help Soldiers find the answers they need to improve their health and well-being. Arguably, displaying more resources relating to H2F for current Soldiers on both the homepage and the resource page could serve as an effective recruiting tool because prospective Soldiers will see how the H2F system improves Soldiers’ health and well-being.</w:t>
      </w:r>
    </w:p>
    <w:p w14:paraId="631222B6" w14:textId="70C8DDD4" w:rsidR="72C942D2" w:rsidRDefault="72C942D2" w:rsidP="64E0861A">
      <w:pPr>
        <w:spacing w:line="480" w:lineRule="auto"/>
        <w:ind w:firstLine="720"/>
        <w:rPr>
          <w:rFonts w:eastAsia="Times New Roman" w:cs="Times New Roman"/>
          <w:color w:val="000000" w:themeColor="text1"/>
        </w:rPr>
      </w:pPr>
      <w:r w:rsidRPr="740CF5AF">
        <w:rPr>
          <w:rFonts w:eastAsia="Times New Roman" w:cs="Times New Roman"/>
          <w:color w:val="000000" w:themeColor="text1"/>
        </w:rPr>
        <w:t xml:space="preserve">Finally, our group designed an H2F website on Canva, where we visualized what Soldiers could access interactive H2F resources specific to their state or territory and those offered in all 54 states and territories. If every ARNG </w:t>
      </w:r>
      <w:r w:rsidR="6B013718" w:rsidRPr="740CF5AF">
        <w:rPr>
          <w:rFonts w:eastAsia="Times New Roman" w:cs="Times New Roman"/>
          <w:color w:val="000000" w:themeColor="text1"/>
        </w:rPr>
        <w:t>homepage</w:t>
      </w:r>
      <w:r w:rsidRPr="740CF5AF">
        <w:rPr>
          <w:rFonts w:eastAsia="Times New Roman" w:cs="Times New Roman"/>
          <w:color w:val="000000" w:themeColor="text1"/>
        </w:rPr>
        <w:t xml:space="preserve"> had a link under the resource </w:t>
      </w:r>
      <w:r w:rsidRPr="740CF5AF">
        <w:rPr>
          <w:rFonts w:eastAsia="Times New Roman" w:cs="Times New Roman"/>
          <w:color w:val="000000" w:themeColor="text1"/>
        </w:rPr>
        <w:lastRenderedPageBreak/>
        <w:t xml:space="preserve">tab for this central H2F homepage, we would most likely see a positive shift in Soldier’s perceptions of the H2F system. On the homepage, several tabs would leave a </w:t>
      </w:r>
      <w:r w:rsidR="786E9D42" w:rsidRPr="740CF5AF">
        <w:rPr>
          <w:rFonts w:eastAsia="Times New Roman" w:cs="Times New Roman"/>
          <w:color w:val="000000" w:themeColor="text1"/>
        </w:rPr>
        <w:t>Soldier</w:t>
      </w:r>
      <w:r w:rsidRPr="740CF5AF">
        <w:rPr>
          <w:rFonts w:eastAsia="Times New Roman" w:cs="Times New Roman"/>
          <w:color w:val="000000" w:themeColor="text1"/>
        </w:rPr>
        <w:t xml:space="preserve"> with information and resources related to each of the five domains. On the left side of the homepage would be a link to view information (metrics) related to the specific Soldier, including weight, height, and perhaps personal goals the Soldier hopes to </w:t>
      </w:r>
      <w:r w:rsidR="61F196B7" w:rsidRPr="740CF5AF">
        <w:rPr>
          <w:rFonts w:eastAsia="Times New Roman" w:cs="Times New Roman"/>
          <w:color w:val="000000" w:themeColor="text1"/>
        </w:rPr>
        <w:t>achieve</w:t>
      </w:r>
      <w:r w:rsidRPr="740CF5AF">
        <w:rPr>
          <w:rFonts w:eastAsia="Times New Roman" w:cs="Times New Roman"/>
          <w:color w:val="000000" w:themeColor="text1"/>
        </w:rPr>
        <w:t xml:space="preserve"> in each of the 5 domains. Below that, we envision links that would lead the Soldier to their personal H2F account. What information this account would display for the Soldier is still being determined, and more research </w:t>
      </w:r>
      <w:r w:rsidR="169C1CA1" w:rsidRPr="740CF5AF">
        <w:rPr>
          <w:rFonts w:eastAsia="Times New Roman" w:cs="Times New Roman"/>
          <w:color w:val="000000" w:themeColor="text1"/>
        </w:rPr>
        <w:t>would have</w:t>
      </w:r>
      <w:r w:rsidRPr="740CF5AF">
        <w:rPr>
          <w:rFonts w:eastAsia="Times New Roman" w:cs="Times New Roman"/>
          <w:color w:val="000000" w:themeColor="text1"/>
        </w:rPr>
        <w:t xml:space="preserve"> to be done on this topic. </w:t>
      </w:r>
    </w:p>
    <w:p w14:paraId="51BE5ACE" w14:textId="5BF3E9B2" w:rsidR="740CF5AF" w:rsidRDefault="740CF5AF" w:rsidP="740CF5AF">
      <w:pPr>
        <w:pStyle w:val="Caption"/>
        <w:keepNext/>
        <w:jc w:val="center"/>
      </w:pPr>
    </w:p>
    <w:p w14:paraId="67E8EA70" w14:textId="5F149579" w:rsidR="4F79DE24" w:rsidRDefault="4F79DE24" w:rsidP="740CF5AF">
      <w:pPr>
        <w:pStyle w:val="Caption"/>
        <w:keepNext/>
        <w:spacing w:line="259" w:lineRule="auto"/>
        <w:jc w:val="center"/>
      </w:pPr>
      <w:r>
        <w:t>Figure 1. H2F Canva Webpage</w:t>
      </w:r>
    </w:p>
    <w:p w14:paraId="44E9904D" w14:textId="36A66BDD" w:rsidR="740CF5AF" w:rsidRDefault="740CF5AF" w:rsidP="740CF5AF">
      <w:pPr>
        <w:keepNext/>
      </w:pPr>
    </w:p>
    <w:p w14:paraId="0E00AB6A" w14:textId="1A88964C" w:rsidR="29ED039E" w:rsidRDefault="29ED039E" w:rsidP="740CF5AF">
      <w:pPr>
        <w:spacing w:line="480" w:lineRule="auto"/>
        <w:jc w:val="center"/>
      </w:pPr>
      <w:r>
        <w:rPr>
          <w:noProof/>
        </w:rPr>
        <w:drawing>
          <wp:inline distT="0" distB="0" distL="0" distR="0" wp14:anchorId="46DF7241" wp14:editId="4DC1462B">
            <wp:extent cx="4572000" cy="2438400"/>
            <wp:effectExtent l="0" t="0" r="0" b="0"/>
            <wp:docPr id="1296099758" name="Picture 1296099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666BE7E4" w14:textId="13F7A8FF" w:rsidR="740CF5AF" w:rsidRDefault="740CF5AF" w:rsidP="740CF5AF">
      <w:pPr>
        <w:spacing w:line="480" w:lineRule="auto"/>
        <w:ind w:firstLine="720"/>
        <w:rPr>
          <w:rFonts w:eastAsia="Times New Roman" w:cs="Times New Roman"/>
          <w:color w:val="000000" w:themeColor="text1"/>
        </w:rPr>
      </w:pPr>
    </w:p>
    <w:p w14:paraId="1C1F7D34" w14:textId="087D8961" w:rsidR="006F73FA" w:rsidRDefault="72C942D2" w:rsidP="3501D308">
      <w:pPr>
        <w:spacing w:line="480" w:lineRule="auto"/>
        <w:ind w:firstLine="720"/>
      </w:pPr>
      <w:r w:rsidRPr="219F7EE5">
        <w:rPr>
          <w:rFonts w:eastAsia="Times New Roman" w:cs="Times New Roman"/>
          <w:color w:val="000000" w:themeColor="text1"/>
        </w:rPr>
        <w:t xml:space="preserve">Both these recommendations are short-term, and while they do not directly answer our problem statement, they create results that can help strengthen the long-term recommendation’s feasibility. For example, the first short-term recommendation, establishing several points of contact at the national level to access state-level systems and extract metrics relating to </w:t>
      </w:r>
      <w:r w:rsidR="537E9861" w:rsidRPr="0301D736">
        <w:rPr>
          <w:rFonts w:eastAsia="Times New Roman" w:cs="Times New Roman"/>
          <w:color w:val="000000" w:themeColor="text1"/>
        </w:rPr>
        <w:t>the</w:t>
      </w:r>
      <w:r w:rsidRPr="0301D736">
        <w:rPr>
          <w:rFonts w:eastAsia="Times New Roman" w:cs="Times New Roman"/>
          <w:color w:val="000000" w:themeColor="text1"/>
        </w:rPr>
        <w:t xml:space="preserve"> H2F</w:t>
      </w:r>
      <w:r w:rsidR="5D033ABB" w:rsidRPr="0301D736">
        <w:rPr>
          <w:rFonts w:eastAsia="Times New Roman" w:cs="Times New Roman"/>
          <w:color w:val="000000" w:themeColor="text1"/>
        </w:rPr>
        <w:t xml:space="preserve"> system which would be </w:t>
      </w:r>
      <w:r w:rsidRPr="219F7EE5">
        <w:rPr>
          <w:rFonts w:eastAsia="Times New Roman" w:cs="Times New Roman"/>
          <w:color w:val="000000" w:themeColor="text1"/>
        </w:rPr>
        <w:t xml:space="preserve">put on a shared spreadsheet, would be a step in the right direction of </w:t>
      </w:r>
      <w:r w:rsidRPr="219F7EE5">
        <w:rPr>
          <w:rFonts w:eastAsia="Times New Roman" w:cs="Times New Roman"/>
          <w:color w:val="000000" w:themeColor="text1"/>
        </w:rPr>
        <w:lastRenderedPageBreak/>
        <w:t>centralizing ARNG H2F data. Furthermore, centralizing and updating ARNG homepage websites to have more uniformity and better information relating to the H2F system would help Soldiers better understand the rationale for the H2F system being centralized. However, our long-term recommendation will help solve our problem statement more effectively.</w:t>
      </w:r>
      <w:r w:rsidR="006F73FA">
        <w:br/>
      </w:r>
    </w:p>
    <w:p w14:paraId="1F80D534" w14:textId="77777777" w:rsidR="0005615B" w:rsidRDefault="0005615B" w:rsidP="0094411D">
      <w:pPr>
        <w:spacing w:line="480" w:lineRule="auto"/>
        <w:sectPr w:rsidR="0005615B" w:rsidSect="00475CFB">
          <w:headerReference w:type="default" r:id="rId23"/>
          <w:pgSz w:w="12240" w:h="15840"/>
          <w:pgMar w:top="1440" w:right="1440" w:bottom="1440" w:left="1440" w:header="720" w:footer="1584" w:gutter="0"/>
          <w:cols w:space="720"/>
          <w:docGrid w:linePitch="360"/>
        </w:sectPr>
      </w:pPr>
    </w:p>
    <w:p w14:paraId="6477B395" w14:textId="77064E1B" w:rsidR="00565DCB" w:rsidRDefault="0005615B" w:rsidP="00565DCB">
      <w:pPr>
        <w:pStyle w:val="Heading1"/>
        <w:spacing w:line="480" w:lineRule="auto"/>
      </w:pPr>
      <w:bookmarkStart w:id="14" w:name="_Toc142037156"/>
      <w:r>
        <w:lastRenderedPageBreak/>
        <w:t>Chapter 3</w:t>
      </w:r>
      <w:r w:rsidR="00306496">
        <w:t>b</w:t>
      </w:r>
      <w:r>
        <w:t>. Results – Long-Term</w:t>
      </w:r>
      <w:bookmarkEnd w:id="14"/>
    </w:p>
    <w:p w14:paraId="71851E7D" w14:textId="157308C5" w:rsidR="00793AD5" w:rsidRDefault="00565DCB" w:rsidP="0717C16C">
      <w:pPr>
        <w:spacing w:line="480" w:lineRule="auto"/>
      </w:pPr>
      <w:r>
        <w:tab/>
      </w:r>
      <w:r w:rsidR="6078D950">
        <w:t>T</w:t>
      </w:r>
      <w:r w:rsidR="4287324C">
        <w:t xml:space="preserve">he </w:t>
      </w:r>
      <w:r w:rsidR="1EF90565">
        <w:t xml:space="preserve">ARNG </w:t>
      </w:r>
      <w:r w:rsidR="4287324C">
        <w:t xml:space="preserve">currently </w:t>
      </w:r>
      <w:r w:rsidR="5D3BBC7A">
        <w:t>collects data via self-reporting from the states and other offices;</w:t>
      </w:r>
      <w:r w:rsidR="0BC8358B">
        <w:t xml:space="preserve"> </w:t>
      </w:r>
      <w:r w:rsidR="27D5FC8F">
        <w:t>b</w:t>
      </w:r>
      <w:r w:rsidR="62820E44">
        <w:t xml:space="preserve">uilding a central repository, also known as </w:t>
      </w:r>
      <w:r w:rsidR="1AC05D12">
        <w:t>a</w:t>
      </w:r>
      <w:r w:rsidR="62820E44">
        <w:t xml:space="preserve"> </w:t>
      </w:r>
      <w:r w:rsidR="786E9D42">
        <w:t>Soldier</w:t>
      </w:r>
      <w:r w:rsidR="62820E44">
        <w:t xml:space="preserve"> management syst</w:t>
      </w:r>
      <w:r w:rsidR="4568C831">
        <w:t>em (SMS)</w:t>
      </w:r>
      <w:r w:rsidR="3F103354">
        <w:t>,</w:t>
      </w:r>
      <w:r w:rsidR="62820E44">
        <w:t xml:space="preserve"> </w:t>
      </w:r>
      <w:r w:rsidR="0E06504A">
        <w:t>c</w:t>
      </w:r>
      <w:r w:rsidR="62820E44">
        <w:t xml:space="preserve">ould be </w:t>
      </w:r>
      <w:r w:rsidR="0D552666">
        <w:t xml:space="preserve">a </w:t>
      </w:r>
      <w:r w:rsidR="2EBC52EB">
        <w:t xml:space="preserve">potential </w:t>
      </w:r>
      <w:r w:rsidR="27A28550">
        <w:t xml:space="preserve">solution. </w:t>
      </w:r>
    </w:p>
    <w:p w14:paraId="4BAA429C" w14:textId="748A0C34" w:rsidR="00793AD5" w:rsidRDefault="71813E87" w:rsidP="0717C16C">
      <w:pPr>
        <w:spacing w:line="480" w:lineRule="auto"/>
        <w:ind w:firstLine="720"/>
      </w:pPr>
      <w:r>
        <w:t>Even with the short-term solution</w:t>
      </w:r>
      <w:r w:rsidR="7A12CFAA">
        <w:t xml:space="preserve"> implemented,</w:t>
      </w:r>
      <w:r>
        <w:t xml:space="preserve"> </w:t>
      </w:r>
      <w:r w:rsidR="59DB3B4B">
        <w:t xml:space="preserve">the necessary </w:t>
      </w:r>
      <w:r>
        <w:t xml:space="preserve">data is stored in many different systems </w:t>
      </w:r>
      <w:r w:rsidR="07EBA929">
        <w:t xml:space="preserve">until it is time to create reports and data </w:t>
      </w:r>
      <w:r w:rsidR="009939DC">
        <w:t>must</w:t>
      </w:r>
      <w:r w:rsidR="07EBA929">
        <w:t xml:space="preserve"> be manually pulled and prepared.</w:t>
      </w:r>
      <w:r>
        <w:t xml:space="preserve"> </w:t>
      </w:r>
      <w:r w:rsidR="41C647C3">
        <w:t xml:space="preserve">In addition, </w:t>
      </w:r>
      <w:r w:rsidR="5DFE8BD2">
        <w:t xml:space="preserve">H2F stakeholders </w:t>
      </w:r>
      <w:r w:rsidR="6C30646A">
        <w:t xml:space="preserve">still </w:t>
      </w:r>
      <w:r w:rsidR="5DFE8BD2">
        <w:t xml:space="preserve">do not have a </w:t>
      </w:r>
      <w:r w:rsidR="76EDA9C1">
        <w:t xml:space="preserve">standardized platform to work with data. </w:t>
      </w:r>
      <w:r w:rsidR="4FA39E80">
        <w:t xml:space="preserve"> Some H2F region</w:t>
      </w:r>
      <w:r w:rsidR="56AF0CA6">
        <w:t>al c</w:t>
      </w:r>
      <w:r w:rsidR="4FA39E80">
        <w:t>oordinators use Excel for analysis and visualization</w:t>
      </w:r>
      <w:r w:rsidR="123B4AE3">
        <w:t xml:space="preserve"> but this does not </w:t>
      </w:r>
      <w:r w:rsidR="547A0DFE">
        <w:t>allow for capabilities such as cross analysis between data sets and historical analysis.</w:t>
      </w:r>
      <w:r w:rsidR="4029A22E">
        <w:t xml:space="preserve"> To establish valid baselines at different levels (i.e., state- or national-level) of data reflecting the different H2F domains and to evaluate H2F as it progresses, an efficient, timely streamline of data and “so what” contextualized analysis is needed. </w:t>
      </w:r>
      <w:r w:rsidR="1F7C14C7">
        <w:t xml:space="preserve">A SMS reflects a data ecosystem that </w:t>
      </w:r>
      <w:r w:rsidR="1C41AD08">
        <w:t>has two components– a back-end and front-end. T</w:t>
      </w:r>
      <w:r w:rsidR="1F7C14C7">
        <w:t>he back-end data architecture ingests</w:t>
      </w:r>
      <w:r w:rsidR="1CC5DF2A">
        <w:t>/extracts</w:t>
      </w:r>
      <w:r w:rsidR="1F7C14C7">
        <w:t xml:space="preserve">, loads, and transforms/processes </w:t>
      </w:r>
      <w:r w:rsidR="59C26B07">
        <w:t>the data for analysis and reporting. T</w:t>
      </w:r>
      <w:r w:rsidR="1F7C14C7">
        <w:t>he front-end</w:t>
      </w:r>
      <w:r w:rsidR="5A248D49">
        <w:t xml:space="preserve"> </w:t>
      </w:r>
      <w:r w:rsidR="1003A21A">
        <w:t>includes</w:t>
      </w:r>
      <w:r w:rsidR="5A248D49">
        <w:t xml:space="preserve"> </w:t>
      </w:r>
      <w:r w:rsidR="1F7C14C7">
        <w:t>user-facing interface</w:t>
      </w:r>
      <w:r w:rsidR="3416BCED">
        <w:t xml:space="preserve">s </w:t>
      </w:r>
      <w:r w:rsidR="1F7C14C7">
        <w:t xml:space="preserve">that </w:t>
      </w:r>
      <w:r w:rsidR="63865C76">
        <w:t>communicate</w:t>
      </w:r>
      <w:r w:rsidR="1F7C14C7">
        <w:t xml:space="preserve"> the prepared data</w:t>
      </w:r>
      <w:r w:rsidR="717C3ED3">
        <w:t xml:space="preserve"> and allow for analysis, </w:t>
      </w:r>
      <w:r w:rsidR="5B6AC45B">
        <w:t>visualization</w:t>
      </w:r>
      <w:r w:rsidR="717C3ED3">
        <w:t xml:space="preserve">, and reporting. </w:t>
      </w:r>
      <w:r w:rsidR="0CAC8953">
        <w:t xml:space="preserve">In addition to </w:t>
      </w:r>
      <w:r w:rsidR="71BD84E5">
        <w:t>sensitive presentation</w:t>
      </w:r>
      <w:r w:rsidR="0CAC8953">
        <w:t xml:space="preserve"> data, a complete SMS also offers a mode to disseminate </w:t>
      </w:r>
      <w:r w:rsidR="25354F2D">
        <w:t xml:space="preserve">H2F content to </w:t>
      </w:r>
      <w:r w:rsidR="786E9D42">
        <w:t>Soldier</w:t>
      </w:r>
      <w:r w:rsidR="25354F2D">
        <w:t xml:space="preserve">s and improve communications between leadership and </w:t>
      </w:r>
      <w:r w:rsidR="786E9D42">
        <w:t>Soldier</w:t>
      </w:r>
      <w:r w:rsidR="25354F2D">
        <w:t xml:space="preserve">s. </w:t>
      </w:r>
    </w:p>
    <w:p w14:paraId="7B3F445E" w14:textId="08AAFE93" w:rsidR="00793AD5" w:rsidRDefault="00B845AB" w:rsidP="0717C16C">
      <w:pPr>
        <w:spacing w:line="480" w:lineRule="auto"/>
        <w:ind w:firstLine="720"/>
      </w:pPr>
      <w:r>
        <w:rPr>
          <w:noProof/>
        </w:rPr>
        <w:lastRenderedPageBreak/>
        <mc:AlternateContent>
          <mc:Choice Requires="wps">
            <w:drawing>
              <wp:anchor distT="0" distB="0" distL="114300" distR="114300" simplePos="0" relativeHeight="251658242" behindDoc="0" locked="0" layoutInCell="1" allowOverlap="1" wp14:anchorId="22F50A65" wp14:editId="2BFF1530">
                <wp:simplePos x="0" y="0"/>
                <wp:positionH relativeFrom="margin">
                  <wp:align>left</wp:align>
                </wp:positionH>
                <wp:positionV relativeFrom="paragraph">
                  <wp:posOffset>0</wp:posOffset>
                </wp:positionV>
                <wp:extent cx="6324600" cy="276225"/>
                <wp:effectExtent l="0" t="0" r="0" b="9525"/>
                <wp:wrapSquare wrapText="bothSides"/>
                <wp:docPr id="528548267" name="Text Box 528548267"/>
                <wp:cNvGraphicFramePr/>
                <a:graphic xmlns:a="http://schemas.openxmlformats.org/drawingml/2006/main">
                  <a:graphicData uri="http://schemas.microsoft.com/office/word/2010/wordprocessingShape">
                    <wps:wsp>
                      <wps:cNvSpPr txBox="1"/>
                      <wps:spPr>
                        <a:xfrm>
                          <a:off x="0" y="0"/>
                          <a:ext cx="6324600" cy="276225"/>
                        </a:xfrm>
                        <a:prstGeom prst="rect">
                          <a:avLst/>
                        </a:prstGeom>
                        <a:solidFill>
                          <a:prstClr val="white"/>
                        </a:solidFill>
                        <a:ln>
                          <a:noFill/>
                        </a:ln>
                      </wps:spPr>
                      <wps:txbx>
                        <w:txbxContent>
                          <w:p w14:paraId="7FE9A960" w14:textId="44568502" w:rsidR="00B845AB" w:rsidRPr="00401E6D" w:rsidRDefault="00B845AB" w:rsidP="00B845AB">
                            <w:pPr>
                              <w:pStyle w:val="Caption"/>
                              <w:rPr>
                                <w:noProof/>
                                <w:szCs w:val="24"/>
                              </w:rPr>
                            </w:pPr>
                            <w:bookmarkStart w:id="15" w:name="_Toc142037133"/>
                            <w:r>
                              <w:t xml:space="preserve">Figure </w:t>
                            </w:r>
                            <w:r w:rsidR="00B5232D">
                              <w:fldChar w:fldCharType="begin"/>
                            </w:r>
                            <w:r w:rsidR="00B5232D">
                              <w:instrText xml:space="preserve"> SEQ Figure \* ARABIC </w:instrText>
                            </w:r>
                            <w:r w:rsidR="00B5232D">
                              <w:fldChar w:fldCharType="separate"/>
                            </w:r>
                            <w:r w:rsidR="00E05EDD">
                              <w:rPr>
                                <w:noProof/>
                              </w:rPr>
                              <w:t>1</w:t>
                            </w:r>
                            <w:r w:rsidR="00B5232D">
                              <w:rPr>
                                <w:noProof/>
                              </w:rPr>
                              <w:fldChar w:fldCharType="end"/>
                            </w:r>
                            <w:r>
                              <w:t>. ARNG H2F Data Architecture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2063BC42">
              <v:shape id="Text Box 528548267" style="position:absolute;left:0;text-align:left;margin-left:0;margin-top:0;width:498pt;height:21.75pt;z-index:25165824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" w14:anchorId="22F50A65">
                <v:textbox inset="0,0,0,0">
                  <w:txbxContent>
                    <w:p w:rsidRPr="00401E6D" w:rsidR="00B845AB" w:rsidP="00B845AB" w:rsidRDefault="00B845AB" w14:paraId="1D78C841" w14:textId="44568502">
                      <w:pPr>
                        <w:pStyle w:val="Caption"/>
                        <w:rPr>
                          <w:noProof/>
                          <w:szCs w:val="24"/>
                        </w:rPr>
                      </w:pPr>
                      <w:r>
                        <w:t xml:space="preserve">Figure </w:t>
                      </w:r>
                      <w:r>
                        <w:fldChar w:fldCharType="begin"/>
                      </w:r>
                      <w:r>
                        <w:instrText xml:space="preserve"> SEQ Figure \* ARABIC </w:instrText>
                      </w:r>
                      <w:r>
                        <w:fldChar w:fldCharType="separate"/>
                      </w:r>
                      <w:r w:rsidR="00E05EDD">
                        <w:rPr>
                          <w:noProof/>
                        </w:rPr>
                        <w:t>1</w:t>
                      </w:r>
                      <w:r>
                        <w:fldChar w:fldCharType="end"/>
                      </w:r>
                      <w:r>
                        <w:t>. ARNG H2F Data Architecture</w:t>
                      </w:r>
                    </w:p>
                  </w:txbxContent>
                </v:textbox>
                <w10:wrap type="square" anchorx="margin"/>
              </v:shape>
            </w:pict>
          </mc:Fallback>
        </mc:AlternateContent>
      </w:r>
      <w:r w:rsidR="0717C16C">
        <w:rPr>
          <w:noProof/>
        </w:rPr>
        <w:drawing>
          <wp:anchor distT="0" distB="0" distL="114300" distR="114300" simplePos="0" relativeHeight="251658241" behindDoc="0" locked="0" layoutInCell="1" allowOverlap="1" wp14:anchorId="7A14ABA9" wp14:editId="40B58FAF">
            <wp:simplePos x="0" y="0"/>
            <wp:positionH relativeFrom="column">
              <wp:align>left</wp:align>
            </wp:positionH>
            <wp:positionV relativeFrom="paragraph">
              <wp:posOffset>0</wp:posOffset>
            </wp:positionV>
            <wp:extent cx="6324600" cy="3636645"/>
            <wp:effectExtent l="0" t="0" r="0" b="0"/>
            <wp:wrapSquare wrapText="bothSides"/>
            <wp:docPr id="2055022636" name="Picture 205502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24600" cy="3636645"/>
                    </a:xfrm>
                    <a:prstGeom prst="rect">
                      <a:avLst/>
                    </a:prstGeom>
                  </pic:spPr>
                </pic:pic>
              </a:graphicData>
            </a:graphic>
            <wp14:sizeRelH relativeFrom="page">
              <wp14:pctWidth>0</wp14:pctWidth>
            </wp14:sizeRelH>
            <wp14:sizeRelV relativeFrom="page">
              <wp14:pctHeight>0</wp14:pctHeight>
            </wp14:sizeRelV>
          </wp:anchor>
        </w:drawing>
      </w:r>
    </w:p>
    <w:p w14:paraId="6ADDC0F7" w14:textId="61A93BF7" w:rsidR="00793AD5" w:rsidRDefault="60D026D9" w:rsidP="751635CD">
      <w:pPr>
        <w:spacing w:line="480" w:lineRule="auto"/>
        <w:ind w:firstLine="720"/>
      </w:pPr>
      <w:r>
        <w:t>The above figure shows t</w:t>
      </w:r>
      <w:r w:rsidR="3CF40887">
        <w:t>he</w:t>
      </w:r>
      <w:r w:rsidR="75325754">
        <w:t xml:space="preserve"> entire</w:t>
      </w:r>
      <w:r w:rsidR="3CF40887">
        <w:t xml:space="preserve"> </w:t>
      </w:r>
      <w:r>
        <w:t>data architecture</w:t>
      </w:r>
      <w:r w:rsidR="7845433A">
        <w:t xml:space="preserve"> </w:t>
      </w:r>
      <w:r>
        <w:t xml:space="preserve">of the </w:t>
      </w:r>
      <w:r w:rsidR="1266755D">
        <w:t xml:space="preserve">H2F </w:t>
      </w:r>
      <w:r w:rsidR="0176EA10">
        <w:t>SMS</w:t>
      </w:r>
      <w:r w:rsidR="0B05DBD4">
        <w:t xml:space="preserve"> including the different pieces that make</w:t>
      </w:r>
      <w:r w:rsidR="01FF841D">
        <w:t xml:space="preserve"> </w:t>
      </w:r>
      <w:r w:rsidR="0B05DBD4">
        <w:t>up the back and front end.</w:t>
      </w:r>
      <w:r w:rsidR="4E3CFD33">
        <w:t xml:space="preserve"> After the data is ingested from the different data systems, it needs to be </w:t>
      </w:r>
      <w:r w:rsidR="785E85F9">
        <w:t xml:space="preserve">kept somewhere. The data lake and data warehouse will be where all the necessary data is aggregated. </w:t>
      </w:r>
      <w:r w:rsidR="01F14B03">
        <w:t>Many cloud providers offer data warehouses and data lakes as products for custome</w:t>
      </w:r>
      <w:r w:rsidR="6FC5EC1A">
        <w:t>r</w:t>
      </w:r>
      <w:r w:rsidR="01F14B03">
        <w:t xml:space="preserve">s to buy. </w:t>
      </w:r>
      <w:r w:rsidR="7F494E7F">
        <w:t>The A&amp;BI platform</w:t>
      </w:r>
      <w:r w:rsidR="0C5C4AF7">
        <w:t xml:space="preserve"> sits on top of the data warehouse and data lake and makes up </w:t>
      </w:r>
      <w:r w:rsidR="7F494E7F">
        <w:t>the front-end of the SMS</w:t>
      </w:r>
      <w:r w:rsidR="70D6462A">
        <w:t>.</w:t>
      </w:r>
      <w:r w:rsidR="02757D25">
        <w:t xml:space="preserve"> Many providers offer A&amp;BI platforms as products for customers to buy. Some of these A&amp;BI </w:t>
      </w:r>
      <w:r w:rsidR="0DBD43E5">
        <w:t xml:space="preserve">platform </w:t>
      </w:r>
      <w:r w:rsidR="02757D25">
        <w:t>providers operate usin</w:t>
      </w:r>
      <w:r w:rsidR="5345C13E">
        <w:t>g their own personal data warehouse built on Azure</w:t>
      </w:r>
      <w:r w:rsidR="7958B123">
        <w:t xml:space="preserve">, </w:t>
      </w:r>
      <w:r w:rsidR="5345C13E">
        <w:t>AWS</w:t>
      </w:r>
      <w:r w:rsidR="6BFD668B">
        <w:t>, or GCP storage</w:t>
      </w:r>
      <w:r w:rsidR="5345C13E">
        <w:t>. Other</w:t>
      </w:r>
      <w:r w:rsidR="64F41E62">
        <w:t xml:space="preserve"> </w:t>
      </w:r>
      <w:r w:rsidR="5345C13E">
        <w:t>providers</w:t>
      </w:r>
      <w:r w:rsidR="0415DF3A">
        <w:t xml:space="preserve"> only have the A&amp;BI platform and require customers to </w:t>
      </w:r>
      <w:r w:rsidR="79DCE345">
        <w:t xml:space="preserve">purchase their own data warehouse along with infrastructure from </w:t>
      </w:r>
      <w:r w:rsidR="3881C877">
        <w:t>cloud providers such as Azure, AWS, or GCP.</w:t>
      </w:r>
      <w:r w:rsidR="28FE6612">
        <w:t xml:space="preserve"> To build the SMS, providers need to be chosen for the infrastructure, data warehouse, and A&amp;BI platform.</w:t>
      </w:r>
      <w:r w:rsidR="71BA426E">
        <w:t xml:space="preserve"> Our team’s main objective was t</w:t>
      </w:r>
      <w:r w:rsidR="74623EF1">
        <w:t>o recommend</w:t>
      </w:r>
      <w:r w:rsidR="71BA426E">
        <w:t xml:space="preserve"> the best A&amp;BI platform for the H2F SMS</w:t>
      </w:r>
      <w:r w:rsidR="6E7FDAAF">
        <w:t xml:space="preserve"> so</w:t>
      </w:r>
      <w:r w:rsidR="62BB122B">
        <w:t xml:space="preserve"> we will not be comparing </w:t>
      </w:r>
      <w:r w:rsidR="62BB122B">
        <w:lastRenderedPageBreak/>
        <w:t>infrastructures and data warehouse products on the market. But</w:t>
      </w:r>
      <w:r w:rsidR="2DA8F203">
        <w:t xml:space="preserve"> </w:t>
      </w:r>
      <w:r w:rsidR="62BB122B">
        <w:t>as an important note, when creating the SMS,</w:t>
      </w:r>
      <w:r w:rsidR="19935A35">
        <w:t xml:space="preserve"> the provider for the infrastructure and data warehouse should be chosen based on </w:t>
      </w:r>
      <w:r w:rsidR="599E462A">
        <w:t xml:space="preserve">your team’s </w:t>
      </w:r>
      <w:r w:rsidR="3FCD482F">
        <w:t xml:space="preserve">experience and </w:t>
      </w:r>
      <w:r w:rsidR="599E462A">
        <w:t>preference</w:t>
      </w:r>
      <w:r w:rsidR="4A3727DB">
        <w:t xml:space="preserve"> when it comes to cloud providers</w:t>
      </w:r>
      <w:r w:rsidR="599E462A">
        <w:t xml:space="preserve">. </w:t>
      </w:r>
      <w:r w:rsidR="2151BE43">
        <w:t>Additional</w:t>
      </w:r>
      <w:r w:rsidR="27B854A7">
        <w:t xml:space="preserve">ly, </w:t>
      </w:r>
      <w:r w:rsidR="66E7D3FB">
        <w:t>it</w:t>
      </w:r>
      <w:r w:rsidR="4E7C35B4">
        <w:t xml:space="preserve"> is important to note</w:t>
      </w:r>
      <w:r w:rsidR="5FF6A374">
        <w:t xml:space="preserve"> </w:t>
      </w:r>
      <w:r w:rsidR="2151BE43">
        <w:t>that</w:t>
      </w:r>
      <w:r w:rsidR="01EA9E82">
        <w:t xml:space="preserve"> some</w:t>
      </w:r>
      <w:r w:rsidR="05BD5DD5">
        <w:t xml:space="preserve"> A&amp;BI platforms that do not come with their own data warehouses operate better on certain cloud providers</w:t>
      </w:r>
      <w:r w:rsidR="0D715DA4">
        <w:t>.</w:t>
      </w:r>
      <w:r w:rsidR="6D0FEC61">
        <w:t xml:space="preserve"> </w:t>
      </w:r>
      <w:r w:rsidR="193D5686">
        <w:t>Generally, i</w:t>
      </w:r>
      <w:r w:rsidR="6D0FEC61">
        <w:t xml:space="preserve">nfrastructure and data warehouses from different providers are not very different, especially since the DoD already has licenses with many of them. </w:t>
      </w:r>
    </w:p>
    <w:p w14:paraId="2D6B7A44" w14:textId="11AF4DC2" w:rsidR="00793AD5" w:rsidRDefault="1A0FA98D" w:rsidP="0717C16C">
      <w:pPr>
        <w:spacing w:line="480" w:lineRule="auto"/>
        <w:ind w:firstLine="720"/>
      </w:pPr>
      <w:r>
        <w:t>Our team’s r</w:t>
      </w:r>
      <w:r w:rsidR="25354F2D">
        <w:t xml:space="preserve">esearch included </w:t>
      </w:r>
      <w:r w:rsidR="7B87C2B1">
        <w:t>assessing</w:t>
      </w:r>
      <w:r w:rsidR="7AEC6F09">
        <w:t xml:space="preserve"> </w:t>
      </w:r>
      <w:r w:rsidR="0780C048">
        <w:t>th</w:t>
      </w:r>
      <w:r w:rsidR="5B8B6C20">
        <w:t xml:space="preserve">e market </w:t>
      </w:r>
      <w:r w:rsidR="7AEC6F09">
        <w:t xml:space="preserve">for </w:t>
      </w:r>
      <w:r w:rsidR="2A0795E1">
        <w:t xml:space="preserve">A&amp;BI </w:t>
      </w:r>
      <w:r w:rsidR="2E7BE31D">
        <w:t xml:space="preserve">platform </w:t>
      </w:r>
      <w:r w:rsidR="2A0795E1">
        <w:t>products</w:t>
      </w:r>
      <w:r w:rsidR="2B41BEAE">
        <w:t>,</w:t>
      </w:r>
      <w:r w:rsidR="7470780B">
        <w:t xml:space="preserve"> evaluating the application of existing ARNG tools to a </w:t>
      </w:r>
      <w:r w:rsidR="7AEC6F09">
        <w:t xml:space="preserve">modern data architecture </w:t>
      </w:r>
      <w:r w:rsidR="53C2EAA4">
        <w:t xml:space="preserve">to create a SMS, </w:t>
      </w:r>
      <w:r w:rsidR="2B41BEAE">
        <w:t>and</w:t>
      </w:r>
      <w:r w:rsidR="26CC6297">
        <w:t xml:space="preserve"> comparing options </w:t>
      </w:r>
      <w:r w:rsidR="764335F1">
        <w:t>using a defined set of criteria</w:t>
      </w:r>
      <w:r w:rsidR="7AEC6F09">
        <w:t xml:space="preserve">. </w:t>
      </w:r>
      <w:r w:rsidR="71BD84E5">
        <w:t xml:space="preserve">The </w:t>
      </w:r>
      <w:r w:rsidR="10208A85">
        <w:t>following sections</w:t>
      </w:r>
      <w:r w:rsidR="71BD84E5">
        <w:t xml:space="preserve"> include</w:t>
      </w:r>
      <w:r w:rsidR="2F822534">
        <w:t xml:space="preserve"> </w:t>
      </w:r>
      <w:r w:rsidR="646D09D6">
        <w:t xml:space="preserve">an </w:t>
      </w:r>
      <w:r w:rsidR="0804F26A">
        <w:t>overview o</w:t>
      </w:r>
      <w:r w:rsidR="75D99381">
        <w:t xml:space="preserve">f </w:t>
      </w:r>
      <w:r w:rsidR="412FF4FA">
        <w:t xml:space="preserve">data </w:t>
      </w:r>
      <w:r w:rsidR="646D09D6">
        <w:t>secur</w:t>
      </w:r>
      <w:r w:rsidR="2046C3C1">
        <w:t>ity and return on investment</w:t>
      </w:r>
      <w:r w:rsidR="646D09D6">
        <w:t xml:space="preserve"> </w:t>
      </w:r>
      <w:r w:rsidR="2EAEB2EE">
        <w:t xml:space="preserve">regarding the </w:t>
      </w:r>
      <w:r w:rsidR="2EDE055F">
        <w:t>SMS</w:t>
      </w:r>
      <w:r w:rsidR="134CB92A">
        <w:t xml:space="preserve"> a</w:t>
      </w:r>
      <w:r w:rsidR="7F993659">
        <w:t>long with</w:t>
      </w:r>
      <w:r w:rsidR="134CB92A">
        <w:t xml:space="preserve"> </w:t>
      </w:r>
      <w:r w:rsidR="6B9F288E">
        <w:t xml:space="preserve">an </w:t>
      </w:r>
      <w:r w:rsidR="75D53392">
        <w:t>explanation</w:t>
      </w:r>
      <w:r w:rsidR="6B9F288E">
        <w:t xml:space="preserve"> of the </w:t>
      </w:r>
      <w:r w:rsidR="7D22C7A4">
        <w:t xml:space="preserve">criteria </w:t>
      </w:r>
      <w:r w:rsidR="58A25D4A">
        <w:t>used to compare A&amp;BI platforms</w:t>
      </w:r>
      <w:r w:rsidR="57D4029D">
        <w:t xml:space="preserve">. After, we </w:t>
      </w:r>
      <w:r w:rsidR="67492BE8">
        <w:t xml:space="preserve">evaluate three platforms based on the criteria to offer two alternate options and a final recommendation, where we give an in-depth review and deployment plan. </w:t>
      </w:r>
    </w:p>
    <w:p w14:paraId="3B39DC53" w14:textId="37812AD5" w:rsidR="00B06A02" w:rsidRDefault="00B06A02" w:rsidP="0717C16C">
      <w:pPr>
        <w:spacing w:line="480" w:lineRule="auto"/>
        <w:ind w:firstLine="720"/>
      </w:pPr>
    </w:p>
    <w:p w14:paraId="4CE3299A" w14:textId="4A26B2CF" w:rsidR="0078405F" w:rsidRDefault="5D821C8F" w:rsidP="007E6BD5">
      <w:pPr>
        <w:pStyle w:val="Heading2"/>
      </w:pPr>
      <w:bookmarkStart w:id="16" w:name="_Toc142037157"/>
      <w:r w:rsidRPr="0821FEB8">
        <w:t xml:space="preserve">Data Confidentiality, Integrity, </w:t>
      </w:r>
      <w:r w:rsidR="474085FE" w:rsidRPr="0821FEB8">
        <w:t>and Privacy</w:t>
      </w:r>
      <w:bookmarkEnd w:id="16"/>
    </w:p>
    <w:p w14:paraId="7F3DDAFC" w14:textId="6138B603" w:rsidR="00E41567" w:rsidRDefault="00F60B7B" w:rsidP="0008143E">
      <w:pPr>
        <w:spacing w:line="480" w:lineRule="auto"/>
        <w:ind w:firstLine="720"/>
      </w:pPr>
      <w:r>
        <w:t xml:space="preserve">The </w:t>
      </w:r>
      <w:r w:rsidR="02988730">
        <w:t xml:space="preserve">data </w:t>
      </w:r>
      <w:r>
        <w:t xml:space="preserve">that </w:t>
      </w:r>
      <w:r w:rsidR="0105CC5F">
        <w:t xml:space="preserve">will be held </w:t>
      </w:r>
      <w:r w:rsidR="797BBB2E">
        <w:t>and managed by</w:t>
      </w:r>
      <w:r>
        <w:t xml:space="preserve"> </w:t>
      </w:r>
      <w:r w:rsidR="00912C31">
        <w:t xml:space="preserve">the </w:t>
      </w:r>
      <w:r w:rsidR="02988730">
        <w:t>SMS</w:t>
      </w:r>
      <w:r w:rsidR="2204B3FD">
        <w:t xml:space="preserve"> is sensitive and </w:t>
      </w:r>
      <w:r w:rsidR="2337DB7D">
        <w:t>valuable,</w:t>
      </w:r>
      <w:r w:rsidR="2204B3FD">
        <w:t xml:space="preserve"> so</w:t>
      </w:r>
      <w:r w:rsidR="00912C31">
        <w:t xml:space="preserve"> data confidentiality, integrity, and privacy</w:t>
      </w:r>
      <w:r w:rsidR="4959047C">
        <w:t xml:space="preserve"> are important factors to consider when designing and building</w:t>
      </w:r>
      <w:r w:rsidR="09D0229E">
        <w:t xml:space="preserve"> the SMS</w:t>
      </w:r>
      <w:r w:rsidR="4959047C">
        <w:t>.</w:t>
      </w:r>
      <w:r>
        <w:t xml:space="preserve"> </w:t>
      </w:r>
      <w:r w:rsidR="00B45C74">
        <w:t xml:space="preserve">Data confidentiality or security reflects </w:t>
      </w:r>
      <w:r w:rsidR="00BD5044">
        <w:t xml:space="preserve">limited access to the data or information and ensuring that the data are deidentified at appropriate steps to minimize consequences of a system being compromised. Data integrity </w:t>
      </w:r>
      <w:r w:rsidR="00B80ABB">
        <w:t xml:space="preserve">was operationally defined as </w:t>
      </w:r>
      <w:r w:rsidR="00FE5B70">
        <w:t xml:space="preserve">processes that </w:t>
      </w:r>
      <w:r w:rsidR="002D2E78">
        <w:t xml:space="preserve">provide data or information that is trustworthy, reliable, and accurate. </w:t>
      </w:r>
      <w:r w:rsidR="009C2249">
        <w:t>Finally, data privacy mean</w:t>
      </w:r>
      <w:r w:rsidR="1DC0C7D8">
        <w:t>s</w:t>
      </w:r>
      <w:r w:rsidR="009C2249">
        <w:t xml:space="preserve"> delivering the right data to the right person or group. </w:t>
      </w:r>
      <w:r w:rsidR="00463B63">
        <w:t xml:space="preserve">The process for individuals </w:t>
      </w:r>
      <w:r w:rsidR="00463B63">
        <w:lastRenderedPageBreak/>
        <w:t xml:space="preserve">or specific groups to access information should be reliable and </w:t>
      </w:r>
      <w:r w:rsidR="00E41567">
        <w:t xml:space="preserve">require appropriate authorization to prevent inadvertent sharing of sensitive information or data. </w:t>
      </w:r>
    </w:p>
    <w:p w14:paraId="1CCEE13D" w14:textId="5F3D8DF1" w:rsidR="0078405F" w:rsidRDefault="00D4530C" w:rsidP="0008143E">
      <w:pPr>
        <w:spacing w:line="480" w:lineRule="auto"/>
        <w:ind w:firstLine="720"/>
      </w:pPr>
      <w:r>
        <w:t xml:space="preserve">The </w:t>
      </w:r>
      <w:r w:rsidR="00AC2776">
        <w:t>Federal Information Security Modernization Act requires federal agencies to have systems and procedures in place to assess, monitor</w:t>
      </w:r>
      <w:r w:rsidR="00D775E5">
        <w:t>, and intervene on security and privacy risks</w:t>
      </w:r>
      <w:r w:rsidR="00EA1F53">
        <w:t xml:space="preserve"> (REF)</w:t>
      </w:r>
      <w:r w:rsidR="00D775E5">
        <w:t xml:space="preserve">. </w:t>
      </w:r>
      <w:r w:rsidR="00943A4B">
        <w:t>In</w:t>
      </w:r>
      <w:r w:rsidR="00DD5C70">
        <w:t>ter-agency bodies like the Federal Risk and Authorization Management Platform (F</w:t>
      </w:r>
      <w:r w:rsidR="00EA1F53">
        <w:t>ed</w:t>
      </w:r>
      <w:r w:rsidR="00DD5C70">
        <w:t>RAMP)</w:t>
      </w:r>
      <w:r w:rsidR="004E15B5">
        <w:t xml:space="preserve"> can implement and evaluate these systems and procedures. </w:t>
      </w:r>
      <w:r w:rsidR="00EA1F53">
        <w:t>According to the Office of Management and Budget’s (OMB) 2011</w:t>
      </w:r>
      <w:r w:rsidR="002256C7">
        <w:t xml:space="preserve"> FedRAMP memorandum, FedRAMP is a program that aims to provide a cost-effective, risk-based approach to </w:t>
      </w:r>
      <w:r w:rsidR="000E125C">
        <w:t xml:space="preserve">the use and adoption of cloud services for agents and departments (REF). </w:t>
      </w:r>
      <w:r w:rsidR="00013D59">
        <w:t xml:space="preserve">FedRAMP </w:t>
      </w:r>
      <w:r w:rsidR="00013D59" w:rsidRPr="00013D59">
        <w:t>serves as a pathway for private sector cloud service providers (CSP) to obtain a seal of approval for their cloud service offerings (CSO) to be operated on government networks for government users. This seal of approval is known as a FedRAMP Authority to Operate (ATO)</w:t>
      </w:r>
      <w:r w:rsidR="00013D59">
        <w:t xml:space="preserve"> (REF)</w:t>
      </w:r>
      <w:r w:rsidR="006A0FB3">
        <w:t xml:space="preserve"> also known as </w:t>
      </w:r>
      <w:r w:rsidR="009B077E">
        <w:t>the</w:t>
      </w:r>
      <w:r w:rsidR="00116E6E">
        <w:t xml:space="preserve"> “</w:t>
      </w:r>
      <w:r w:rsidR="00116E6E" w:rsidRPr="00116E6E">
        <w:t>official management decision issued by a senior organizational official (e.g., Information System Security Officer (ISS)) that authorizes the operation of an information system (e.g., cloud infrastructure) and explicitly accepts security risks based on the implementation of an agreed-upon set of security controls</w:t>
      </w:r>
      <w:r w:rsidR="00116E6E">
        <w:t>”</w:t>
      </w:r>
      <w:r w:rsidR="005511E8">
        <w:t xml:space="preserve"> (REF)</w:t>
      </w:r>
      <w:r w:rsidR="00013D59" w:rsidRPr="00013D59">
        <w:t>.</w:t>
      </w:r>
      <w:r w:rsidR="00013D59">
        <w:t xml:space="preserve"> </w:t>
      </w:r>
      <w:r w:rsidR="000521CC">
        <w:t>Given the sensitive nat</w:t>
      </w:r>
      <w:r w:rsidR="0064678E">
        <w:t>ure of the data and use of cloud ser</w:t>
      </w:r>
      <w:r w:rsidR="001349F6">
        <w:t xml:space="preserve">vices, </w:t>
      </w:r>
      <w:r w:rsidR="008F005A">
        <w:t xml:space="preserve">FedRAMP authorization is one route </w:t>
      </w:r>
      <w:r w:rsidR="00D44A94">
        <w:t xml:space="preserve">to reflect a </w:t>
      </w:r>
      <w:r w:rsidR="00D422C5">
        <w:t xml:space="preserve">validated security framework. </w:t>
      </w:r>
      <w:r w:rsidR="7AEEAA68">
        <w:t>When creating an SMS, the data warehouse provider, A&amp;BI platform provider,</w:t>
      </w:r>
      <w:r w:rsidR="28696498">
        <w:t xml:space="preserve"> and every data source that the SMS integrates with all must be FedRAMP certified. Acqu</w:t>
      </w:r>
      <w:r w:rsidR="4C4320A4">
        <w:t xml:space="preserve">iring FedRAMP certification is timely and expensive for providers and companies who do not already have </w:t>
      </w:r>
      <w:r w:rsidR="69B6464C">
        <w:t xml:space="preserve">it which may serve as an obstacle for what providers and data sources are used in the H2F SMS. </w:t>
      </w:r>
      <w:r w:rsidR="00D422C5">
        <w:t xml:space="preserve">Other </w:t>
      </w:r>
      <w:r w:rsidR="004376D1">
        <w:t xml:space="preserve">security framework accreditations include </w:t>
      </w:r>
      <w:r w:rsidR="004376D1" w:rsidRPr="004376D1">
        <w:t>ISO/IEC 27701:2019: Privacy Information Management</w:t>
      </w:r>
      <w:r w:rsidR="004376D1">
        <w:t xml:space="preserve">, </w:t>
      </w:r>
      <w:r w:rsidR="001235FB" w:rsidRPr="001235FB">
        <w:t>ISO/IEC 27001:2013 Information Security Management Standards</w:t>
      </w:r>
      <w:r w:rsidR="00C15FC7">
        <w:t xml:space="preserve">, and </w:t>
      </w:r>
      <w:r w:rsidR="008D26EE">
        <w:t xml:space="preserve">independent, </w:t>
      </w:r>
      <w:r w:rsidR="0023634D">
        <w:t>third-party</w:t>
      </w:r>
      <w:r w:rsidR="008D26EE">
        <w:t xml:space="preserve"> </w:t>
      </w:r>
      <w:r w:rsidR="00CB7168">
        <w:t xml:space="preserve">auditing of the </w:t>
      </w:r>
      <w:r w:rsidR="00CB7168">
        <w:lastRenderedPageBreak/>
        <w:t>System and Organization Controls for Service Organizations by the Certifi</w:t>
      </w:r>
      <w:r w:rsidR="004C2006">
        <w:t xml:space="preserve">ed Public Accountants. </w:t>
      </w:r>
    </w:p>
    <w:p w14:paraId="3D294CDA" w14:textId="34EE1505" w:rsidR="00C16E32" w:rsidRDefault="00D158B1" w:rsidP="0008143E">
      <w:pPr>
        <w:spacing w:line="480" w:lineRule="auto"/>
        <w:ind w:firstLine="720"/>
      </w:pPr>
      <w:r>
        <w:t xml:space="preserve">Department of Defense (DoD) Impact Levels (IL) are </w:t>
      </w:r>
      <w:r w:rsidR="0066704F">
        <w:t>based on the federal government’s requirements for the Confidentiality, Integrity, and Availability of the information/data or information system</w:t>
      </w:r>
      <w:r w:rsidR="00E76DD5">
        <w:t>s access</w:t>
      </w:r>
      <w:r w:rsidR="00504C16">
        <w:t xml:space="preserve">ed or processed by a cloud product and is </w:t>
      </w:r>
      <w:r>
        <w:t xml:space="preserve">used to categorize information systems and the </w:t>
      </w:r>
      <w:r w:rsidR="005F6C29">
        <w:t>data th</w:t>
      </w:r>
      <w:r w:rsidR="00910B79">
        <w:t xml:space="preserve">ey process and store to understand the </w:t>
      </w:r>
      <w:r w:rsidR="00BD26E6">
        <w:t>potential impact or consequences of</w:t>
      </w:r>
      <w:r w:rsidR="00955095">
        <w:t xml:space="preserve"> compromises to the system (REF). </w:t>
      </w:r>
      <w:r w:rsidR="00E846EC">
        <w:t xml:space="preserve">Different ILs also require different </w:t>
      </w:r>
      <w:r w:rsidR="000B3E00">
        <w:t>security controls</w:t>
      </w:r>
      <w:r w:rsidR="00B225A6">
        <w:t>/labels</w:t>
      </w:r>
      <w:r w:rsidR="00623037">
        <w:t>, approved locations, off-premises connectivity permissions, and person</w:t>
      </w:r>
      <w:r w:rsidR="00772D68">
        <w:t>nel approvals for access.</w:t>
      </w:r>
      <w:r w:rsidR="00EF2A89">
        <w:t xml:space="preserve"> DoD IL 2 </w:t>
      </w:r>
      <w:r w:rsidR="00FA1A48">
        <w:t>represents public or non-critical mission information</w:t>
      </w:r>
      <w:r w:rsidR="003D56EA">
        <w:t xml:space="preserve">, IL 4 </w:t>
      </w:r>
      <w:r w:rsidR="00D93EC3">
        <w:t>mean</w:t>
      </w:r>
      <w:r w:rsidR="0000074C">
        <w:t xml:space="preserve">s Controlled, Unclassified Information (CUI) or non-CUI, non-critical mission information, or non-national security systems. DoD IL 5 reflects </w:t>
      </w:r>
      <w:r w:rsidR="00F36055">
        <w:t>high</w:t>
      </w:r>
      <w:r w:rsidR="00016821">
        <w:t xml:space="preserve">er-sensitivity CUI, mission-critical information, or national security systems and DoD IL 6, the highest </w:t>
      </w:r>
      <w:r w:rsidR="005320D0">
        <w:t>DoD IL, is classified SECRET and national security systems information or data. (REF</w:t>
      </w:r>
      <w:r w:rsidR="067B3935">
        <w:t>)</w:t>
      </w:r>
      <w:r w:rsidR="1C9662FA">
        <w:t xml:space="preserve"> Provider products used to create the H2F SMS must have certifications to handle data from different IL levels. The higher t</w:t>
      </w:r>
      <w:r w:rsidR="34AB5682">
        <w:t xml:space="preserve">he </w:t>
      </w:r>
      <w:r w:rsidR="1C9662FA">
        <w:t>IL level</w:t>
      </w:r>
      <w:r w:rsidR="6B918CBE">
        <w:t xml:space="preserve"> is for the data within the H2F SMS</w:t>
      </w:r>
      <w:r w:rsidR="1C9662FA">
        <w:t xml:space="preserve">, the more restrictions </w:t>
      </w:r>
      <w:r w:rsidR="678442D1">
        <w:t xml:space="preserve">there are and the higher the cost is. </w:t>
      </w:r>
      <w:r w:rsidR="1C9662FA">
        <w:t xml:space="preserve">   </w:t>
      </w:r>
    </w:p>
    <w:p w14:paraId="48A69BD3" w14:textId="77777777" w:rsidR="0008143E" w:rsidRDefault="46FEC3C9" w:rsidP="0008143E">
      <w:pPr>
        <w:spacing w:line="480" w:lineRule="auto"/>
        <w:ind w:firstLine="720"/>
      </w:pPr>
      <w:r>
        <w:t xml:space="preserve">The second part of the security </w:t>
      </w:r>
      <w:r w:rsidR="3D2B6959">
        <w:t xml:space="preserve">criteria includes delivering the right data to the right person. This includes a robust framework </w:t>
      </w:r>
      <w:r w:rsidR="3D65DF0E">
        <w:t xml:space="preserve">of group- and role-based access control. Further, appropriate authentication steps must be in place to also ensure that </w:t>
      </w:r>
      <w:r w:rsidR="3401F481">
        <w:t xml:space="preserve">a user has access to only the data they need and are permitted to view. </w:t>
      </w:r>
    </w:p>
    <w:p w14:paraId="4ADE61D0" w14:textId="798C7302" w:rsidR="0717C16C" w:rsidRDefault="0717C16C" w:rsidP="0717C16C">
      <w:pPr>
        <w:spacing w:line="480" w:lineRule="auto"/>
        <w:rPr>
          <w:b/>
          <w:bCs/>
        </w:rPr>
      </w:pPr>
    </w:p>
    <w:p w14:paraId="6F31E4D1" w14:textId="729C4534" w:rsidR="00411924" w:rsidRDefault="636480D1" w:rsidP="00EA30E0">
      <w:pPr>
        <w:pStyle w:val="Heading2"/>
      </w:pPr>
      <w:bookmarkStart w:id="17" w:name="_Toc142037158"/>
      <w:r w:rsidRPr="0821FEB8">
        <w:lastRenderedPageBreak/>
        <w:t>Identified Needs and Return on Investment</w:t>
      </w:r>
      <w:bookmarkEnd w:id="17"/>
      <w:r w:rsidRPr="0821FEB8">
        <w:t xml:space="preserve"> </w:t>
      </w:r>
    </w:p>
    <w:p w14:paraId="04334ECA" w14:textId="2BE2FE1D" w:rsidR="00411924" w:rsidRDefault="5395A918" w:rsidP="0821FEB8">
      <w:pPr>
        <w:spacing w:line="480" w:lineRule="auto"/>
        <w:ind w:firstLine="720"/>
      </w:pPr>
      <w:r>
        <w:t>When researching A&amp;BI providers, a</w:t>
      </w:r>
      <w:r w:rsidR="10C3615C">
        <w:t>n</w:t>
      </w:r>
      <w:r w:rsidR="636480D1">
        <w:t xml:space="preserve"> important component </w:t>
      </w:r>
      <w:r w:rsidR="0007395D">
        <w:t>our team look</w:t>
      </w:r>
      <w:r w:rsidR="0E0D2BBF">
        <w:t>ed</w:t>
      </w:r>
      <w:r w:rsidR="0007395D">
        <w:t xml:space="preserve"> for</w:t>
      </w:r>
      <w:r w:rsidR="10C3615C">
        <w:t xml:space="preserve"> </w:t>
      </w:r>
      <w:r w:rsidR="41C95330">
        <w:t>in products</w:t>
      </w:r>
      <w:r w:rsidR="636480D1">
        <w:t xml:space="preserve"> was their ability to solve the current identified needs of H2F within the </w:t>
      </w:r>
      <w:r w:rsidR="36C79B74">
        <w:t>ARNG.</w:t>
      </w:r>
      <w:r w:rsidR="636480D1">
        <w:t xml:space="preserve"> As previously stated, the needs/gaps that a robust SMS could solve include:</w:t>
      </w:r>
    </w:p>
    <w:p w14:paraId="70ECFC8E" w14:textId="7FCA3AFF" w:rsidR="00411924" w:rsidRDefault="636480D1" w:rsidP="0821FEB8">
      <w:pPr>
        <w:pStyle w:val="ListParagraph"/>
        <w:numPr>
          <w:ilvl w:val="0"/>
          <w:numId w:val="27"/>
        </w:numPr>
        <w:spacing w:line="480" w:lineRule="auto"/>
      </w:pPr>
      <w:r>
        <w:t xml:space="preserve">Streamlining information collection, resource sharing, and data analysis/reporting </w:t>
      </w:r>
    </w:p>
    <w:p w14:paraId="20A4C72B" w14:textId="56A01602" w:rsidR="00411924" w:rsidRDefault="37BDCF52" w:rsidP="0821FEB8">
      <w:pPr>
        <w:pStyle w:val="ListParagraph"/>
        <w:numPr>
          <w:ilvl w:val="0"/>
          <w:numId w:val="27"/>
        </w:numPr>
        <w:spacing w:line="480" w:lineRule="auto"/>
      </w:pPr>
      <w:r>
        <w:t>P</w:t>
      </w:r>
      <w:r w:rsidR="10C3615C">
        <w:t>rovid</w:t>
      </w:r>
      <w:r w:rsidR="3E3E1B8B">
        <w:t>ing</w:t>
      </w:r>
      <w:r w:rsidR="636480D1">
        <w:t xml:space="preserve"> end-users with the right data and actionable, understandable “so what” information</w:t>
      </w:r>
      <w:r w:rsidR="17A240BC">
        <w:t xml:space="preserve"> </w:t>
      </w:r>
      <w:r w:rsidR="05F193A4">
        <w:t>based on H2F’s MOPs and MOEs</w:t>
      </w:r>
    </w:p>
    <w:p w14:paraId="58B3B08C" w14:textId="0B7B2828" w:rsidR="00411924" w:rsidRDefault="636480D1" w:rsidP="0821FEB8">
      <w:pPr>
        <w:pStyle w:val="ListParagraph"/>
        <w:numPr>
          <w:ilvl w:val="0"/>
          <w:numId w:val="27"/>
        </w:numPr>
        <w:spacing w:line="480" w:lineRule="auto"/>
      </w:pPr>
      <w:r>
        <w:t>Allow for real-time generation of validated baselines for the H2F-related data for Service Members across different levels.</w:t>
      </w:r>
    </w:p>
    <w:p w14:paraId="2628EBC7" w14:textId="703486ED" w:rsidR="0717C16C" w:rsidRDefault="0717C16C" w:rsidP="0717C16C">
      <w:pPr>
        <w:spacing w:line="480" w:lineRule="auto"/>
        <w:ind w:firstLine="720"/>
      </w:pPr>
    </w:p>
    <w:p w14:paraId="313657CC" w14:textId="6564B414" w:rsidR="00411924" w:rsidRDefault="4EDA7A75" w:rsidP="0717C16C">
      <w:pPr>
        <w:spacing w:line="480" w:lineRule="auto"/>
        <w:ind w:firstLine="720"/>
      </w:pPr>
      <w:r>
        <w:t xml:space="preserve">Considering the time, money, resources, and effort needed from all H2F stakeholders to design and build </w:t>
      </w:r>
      <w:r w:rsidR="40DC7E18">
        <w:t>this SMS, it is important to understand the</w:t>
      </w:r>
      <w:r>
        <w:t xml:space="preserve"> </w:t>
      </w:r>
      <w:r w:rsidR="1136C92A">
        <w:t>return on investment</w:t>
      </w:r>
      <w:r w:rsidR="5F4D40B5">
        <w:t xml:space="preserve">. </w:t>
      </w:r>
      <w:r w:rsidR="092444AA">
        <w:t xml:space="preserve">The H2F’s goal is to increase </w:t>
      </w:r>
      <w:r w:rsidR="786E9D42">
        <w:t>Soldier</w:t>
      </w:r>
      <w:r w:rsidR="092444AA">
        <w:t xml:space="preserve"> wellness and readiness by focusing on the five domains</w:t>
      </w:r>
      <w:r w:rsidR="2C8F380C">
        <w:t xml:space="preserve"> but H2F leaders cannot properly identify if and what H2F interventions are working.</w:t>
      </w:r>
      <w:r w:rsidR="777D17E3">
        <w:t xml:space="preserve"> If the SMS is built, H2F leaders will be able to utilize data efficiently </w:t>
      </w:r>
      <w:r w:rsidR="02C4DEA4">
        <w:t>to see this information and then, they will be able to im</w:t>
      </w:r>
      <w:r w:rsidR="0F920B6C">
        <w:t xml:space="preserve">prove </w:t>
      </w:r>
      <w:r w:rsidR="000EA907">
        <w:t xml:space="preserve">weaknesses </w:t>
      </w:r>
      <w:r w:rsidR="02C4DEA4">
        <w:t xml:space="preserve">and </w:t>
      </w:r>
      <w:r w:rsidR="54CFCF56">
        <w:t xml:space="preserve">duplicate successful interventions in other </w:t>
      </w:r>
      <w:r w:rsidR="046F4BFA">
        <w:t xml:space="preserve">units and </w:t>
      </w:r>
      <w:r w:rsidR="54CFCF56">
        <w:t>states.</w:t>
      </w:r>
      <w:r w:rsidR="02C4DEA4">
        <w:t xml:space="preserve"> </w:t>
      </w:r>
      <w:r w:rsidR="2F99D02E">
        <w:t xml:space="preserve">The result will be an increase in </w:t>
      </w:r>
      <w:r w:rsidR="786E9D42">
        <w:t>Soldier</w:t>
      </w:r>
      <w:r w:rsidR="2F99D02E">
        <w:t xml:space="preserve"> readiness and wellness and when </w:t>
      </w:r>
      <w:r w:rsidR="786E9D42">
        <w:t>Soldier</w:t>
      </w:r>
      <w:r w:rsidR="2F99D02E">
        <w:t xml:space="preserve">s </w:t>
      </w:r>
      <w:r w:rsidR="3EB38E38">
        <w:t xml:space="preserve">work </w:t>
      </w:r>
      <w:r w:rsidR="2F99D02E">
        <w:t xml:space="preserve">better, recover quicker, and </w:t>
      </w:r>
      <w:r w:rsidR="1E0600D1">
        <w:t xml:space="preserve">stay in good condition for longer, </w:t>
      </w:r>
      <w:r w:rsidR="2F99D02E">
        <w:t>the ARNG saves money.</w:t>
      </w:r>
      <w:r w:rsidR="4BF7EEE0">
        <w:t xml:space="preserve"> </w:t>
      </w:r>
      <w:r w:rsidR="0A25A032">
        <w:t xml:space="preserve">Currently, the inconvenience and manual effort required to operate the H2F data system is high for leaders. With an SMS, </w:t>
      </w:r>
      <w:r w:rsidR="2DFF5C3E">
        <w:t>H2F leaders can acquire necessary data quicker and automatically which will allow them to dedicate working hours to other tasks. T</w:t>
      </w:r>
      <w:r w:rsidR="45901DA4">
        <w:t xml:space="preserve">ime is money. Lastly, allowing </w:t>
      </w:r>
      <w:r w:rsidR="786E9D42">
        <w:t>Soldier</w:t>
      </w:r>
      <w:r w:rsidR="45901DA4">
        <w:t xml:space="preserve">s to access </w:t>
      </w:r>
      <w:r w:rsidR="6FD07014">
        <w:t xml:space="preserve">existing </w:t>
      </w:r>
      <w:r w:rsidR="5247E0F4">
        <w:t>data and resources gives them the opportunity to improve their own readiness</w:t>
      </w:r>
      <w:r w:rsidR="103FE7FF">
        <w:t xml:space="preserve"> and health. </w:t>
      </w:r>
      <w:r w:rsidR="5247E0F4">
        <w:t xml:space="preserve">If more </w:t>
      </w:r>
      <w:r w:rsidR="786E9D42">
        <w:t>Soldier</w:t>
      </w:r>
      <w:r w:rsidR="5247E0F4">
        <w:t xml:space="preserve">s </w:t>
      </w:r>
      <w:r w:rsidR="1BC5C43C">
        <w:t xml:space="preserve">can </w:t>
      </w:r>
      <w:r w:rsidR="7EC8979B">
        <w:t xml:space="preserve">pro-actively </w:t>
      </w:r>
      <w:r w:rsidR="1BC5C43C">
        <w:t xml:space="preserve">prevent injuries </w:t>
      </w:r>
      <w:r w:rsidR="06058EF6">
        <w:t xml:space="preserve">and </w:t>
      </w:r>
      <w:r w:rsidR="1BC5C43C">
        <w:t>time</w:t>
      </w:r>
      <w:r w:rsidR="435E1A29">
        <w:t>s</w:t>
      </w:r>
      <w:r w:rsidR="1BC5C43C">
        <w:t xml:space="preserve"> of ab</w:t>
      </w:r>
      <w:r w:rsidR="7D8F537B">
        <w:t>sence</w:t>
      </w:r>
      <w:r w:rsidR="02364F63">
        <w:t>,</w:t>
      </w:r>
      <w:r w:rsidR="5E2A47ED">
        <w:t xml:space="preserve"> less resources need to be dedicated in the future to </w:t>
      </w:r>
      <w:r w:rsidR="0C3E7707">
        <w:t>reactive actions</w:t>
      </w:r>
      <w:r w:rsidR="2AA26384">
        <w:t xml:space="preserve">. </w:t>
      </w:r>
    </w:p>
    <w:p w14:paraId="35AAD80B" w14:textId="685EC4B2" w:rsidR="00411924" w:rsidRDefault="00411924" w:rsidP="0821FEB8">
      <w:pPr>
        <w:spacing w:line="480" w:lineRule="auto"/>
        <w:rPr>
          <w:b/>
          <w:bCs/>
        </w:rPr>
      </w:pPr>
    </w:p>
    <w:p w14:paraId="2F49F7CB" w14:textId="0388419E" w:rsidR="00411924" w:rsidRDefault="5569C8E9" w:rsidP="0821FEB8">
      <w:pPr>
        <w:pStyle w:val="Heading2"/>
        <w:spacing w:line="480" w:lineRule="auto"/>
      </w:pPr>
      <w:bookmarkStart w:id="18" w:name="_Toc142037159"/>
      <w:r>
        <w:t>Evaluation and Comparison Criteria</w:t>
      </w:r>
      <w:bookmarkEnd w:id="18"/>
    </w:p>
    <w:p w14:paraId="7FE1B211" w14:textId="126853CC" w:rsidR="00411924" w:rsidRDefault="5569C8E9" w:rsidP="0717C16C">
      <w:pPr>
        <w:spacing w:line="480" w:lineRule="auto"/>
        <w:ind w:firstLine="720"/>
      </w:pPr>
      <w:r>
        <w:t xml:space="preserve">The options available that could serve as </w:t>
      </w:r>
      <w:r w:rsidR="4B4DDE5F">
        <w:t>the H2F</w:t>
      </w:r>
      <w:r>
        <w:t xml:space="preserve"> SMS </w:t>
      </w:r>
      <w:r w:rsidR="4B4DDE5F">
        <w:t xml:space="preserve">A&amp;BI platform </w:t>
      </w:r>
      <w:r>
        <w:t xml:space="preserve">for the </w:t>
      </w:r>
      <w:r w:rsidR="769EC666">
        <w:t xml:space="preserve">ARNG </w:t>
      </w:r>
      <w:r>
        <w:t>were evaluated on consistent criteria. The criteria were based on input from points of contact, A</w:t>
      </w:r>
      <w:r w:rsidR="1C51452B">
        <w:t>RNG</w:t>
      </w:r>
      <w:r>
        <w:t xml:space="preserve"> needs, </w:t>
      </w:r>
      <w:r w:rsidR="06705D9E">
        <w:t xml:space="preserve">secondary research, </w:t>
      </w:r>
      <w:r>
        <w:t>and overlapping capabilities.</w:t>
      </w:r>
      <w:r w:rsidR="1D6A7F71">
        <w:t xml:space="preserve"> </w:t>
      </w:r>
      <w:r w:rsidR="48AED317">
        <w:t xml:space="preserve"> </w:t>
      </w:r>
    </w:p>
    <w:p w14:paraId="6DEF7392" w14:textId="0358B7E6" w:rsidR="0717C16C" w:rsidRDefault="0717C16C" w:rsidP="0717C16C">
      <w:pPr>
        <w:spacing w:line="480" w:lineRule="auto"/>
        <w:ind w:firstLine="720"/>
      </w:pPr>
    </w:p>
    <w:p w14:paraId="78084F6D" w14:textId="5CAF1826" w:rsidR="00411924" w:rsidRDefault="0234E565" w:rsidP="0821FEB8">
      <w:pPr>
        <w:pStyle w:val="Heading4"/>
        <w:spacing w:line="480" w:lineRule="auto"/>
        <w:rPr>
          <w:rFonts w:ascii="Times New Roman" w:hAnsi="Times New Roman" w:cs="Times New Roman"/>
          <w:i w:val="0"/>
          <w:iCs w:val="0"/>
          <w:color w:val="auto"/>
          <w:u w:val="single"/>
        </w:rPr>
      </w:pPr>
      <w:r w:rsidRPr="0821FEB8">
        <w:rPr>
          <w:rFonts w:ascii="Times New Roman" w:hAnsi="Times New Roman" w:cs="Times New Roman"/>
          <w:i w:val="0"/>
          <w:iCs w:val="0"/>
          <w:color w:val="auto"/>
          <w:u w:val="single"/>
        </w:rPr>
        <w:t>Analysis and Visualization.</w:t>
      </w:r>
      <w:r w:rsidRPr="0821FEB8">
        <w:rPr>
          <w:rFonts w:ascii="Times New Roman" w:hAnsi="Times New Roman" w:cs="Times New Roman"/>
          <w:i w:val="0"/>
          <w:iCs w:val="0"/>
          <w:color w:val="auto"/>
        </w:rPr>
        <w:t xml:space="preserve"> </w:t>
      </w:r>
    </w:p>
    <w:p w14:paraId="6ED2FBCB" w14:textId="07254A42" w:rsidR="0821FEB8" w:rsidRDefault="16DD8B24" w:rsidP="0717C16C">
      <w:pPr>
        <w:pStyle w:val="Heading4"/>
        <w:spacing w:line="480" w:lineRule="auto"/>
        <w:ind w:firstLine="720"/>
        <w:rPr>
          <w:rFonts w:ascii="Times New Roman" w:hAnsi="Times New Roman" w:cs="Times New Roman"/>
          <w:i w:val="0"/>
          <w:iCs w:val="0"/>
          <w:color w:val="auto"/>
        </w:rPr>
      </w:pPr>
      <w:r w:rsidRPr="0717C16C">
        <w:rPr>
          <w:rFonts w:ascii="Times New Roman" w:hAnsi="Times New Roman" w:cs="Times New Roman"/>
          <w:i w:val="0"/>
          <w:iCs w:val="0"/>
          <w:color w:val="auto"/>
        </w:rPr>
        <w:t>The main goal of the SMS is to allow</w:t>
      </w:r>
      <w:r w:rsidR="383B27A0" w:rsidRPr="0717C16C">
        <w:rPr>
          <w:rFonts w:ascii="Times New Roman" w:hAnsi="Times New Roman" w:cs="Times New Roman"/>
          <w:i w:val="0"/>
          <w:iCs w:val="0"/>
          <w:color w:val="auto"/>
        </w:rPr>
        <w:t xml:space="preserve"> users to use data from different states and systems to compare and evaluate the impact of the H2F. </w:t>
      </w:r>
      <w:r w:rsidR="641E0A63" w:rsidRPr="0717C16C">
        <w:rPr>
          <w:rFonts w:ascii="Times New Roman" w:hAnsi="Times New Roman" w:cs="Times New Roman"/>
          <w:i w:val="0"/>
          <w:iCs w:val="0"/>
          <w:color w:val="auto"/>
        </w:rPr>
        <w:t xml:space="preserve">By looking at the H2F’s MOPs and MOEs, our team was able to </w:t>
      </w:r>
      <w:r w:rsidR="3FC74C93" w:rsidRPr="0717C16C">
        <w:rPr>
          <w:rFonts w:ascii="Times New Roman" w:hAnsi="Times New Roman" w:cs="Times New Roman"/>
          <w:i w:val="0"/>
          <w:iCs w:val="0"/>
          <w:color w:val="auto"/>
        </w:rPr>
        <w:t>assume</w:t>
      </w:r>
      <w:r w:rsidR="641E0A63" w:rsidRPr="0717C16C">
        <w:rPr>
          <w:rFonts w:ascii="Times New Roman" w:hAnsi="Times New Roman" w:cs="Times New Roman"/>
          <w:i w:val="0"/>
          <w:iCs w:val="0"/>
          <w:color w:val="auto"/>
        </w:rPr>
        <w:t xml:space="preserve"> some of the visualizations and analysis H2F </w:t>
      </w:r>
      <w:r w:rsidR="5276DD9D" w:rsidRPr="0717C16C">
        <w:rPr>
          <w:rFonts w:ascii="Times New Roman" w:hAnsi="Times New Roman" w:cs="Times New Roman"/>
          <w:i w:val="0"/>
          <w:iCs w:val="0"/>
          <w:color w:val="auto"/>
        </w:rPr>
        <w:t xml:space="preserve">stakeholders </w:t>
      </w:r>
      <w:r w:rsidR="641E0A63" w:rsidRPr="0717C16C">
        <w:rPr>
          <w:rFonts w:ascii="Times New Roman" w:hAnsi="Times New Roman" w:cs="Times New Roman"/>
          <w:i w:val="0"/>
          <w:iCs w:val="0"/>
          <w:color w:val="auto"/>
        </w:rPr>
        <w:t xml:space="preserve">could possibly </w:t>
      </w:r>
      <w:r w:rsidR="1B2E6F49" w:rsidRPr="0717C16C">
        <w:rPr>
          <w:rFonts w:ascii="Times New Roman" w:hAnsi="Times New Roman" w:cs="Times New Roman"/>
          <w:i w:val="0"/>
          <w:iCs w:val="0"/>
          <w:color w:val="auto"/>
        </w:rPr>
        <w:t xml:space="preserve">want to </w:t>
      </w:r>
      <w:r w:rsidR="641E0A63" w:rsidRPr="0717C16C">
        <w:rPr>
          <w:rFonts w:ascii="Times New Roman" w:hAnsi="Times New Roman" w:cs="Times New Roman"/>
          <w:i w:val="0"/>
          <w:iCs w:val="0"/>
          <w:color w:val="auto"/>
        </w:rPr>
        <w:t>build and perform. W</w:t>
      </w:r>
      <w:r w:rsidR="6A252B02" w:rsidRPr="0717C16C">
        <w:rPr>
          <w:rFonts w:ascii="Times New Roman" w:hAnsi="Times New Roman" w:cs="Times New Roman"/>
          <w:i w:val="0"/>
          <w:iCs w:val="0"/>
          <w:color w:val="auto"/>
        </w:rPr>
        <w:t xml:space="preserve">e used this assumption to compare the </w:t>
      </w:r>
      <w:r w:rsidR="1BBFE3FC" w:rsidRPr="0717C16C">
        <w:rPr>
          <w:rFonts w:ascii="Times New Roman" w:hAnsi="Times New Roman" w:cs="Times New Roman"/>
          <w:i w:val="0"/>
          <w:iCs w:val="0"/>
          <w:color w:val="auto"/>
        </w:rPr>
        <w:t xml:space="preserve">varying </w:t>
      </w:r>
      <w:r w:rsidR="6A252B02" w:rsidRPr="0717C16C">
        <w:rPr>
          <w:rFonts w:ascii="Times New Roman" w:hAnsi="Times New Roman" w:cs="Times New Roman"/>
          <w:i w:val="0"/>
          <w:iCs w:val="0"/>
          <w:color w:val="auto"/>
        </w:rPr>
        <w:t xml:space="preserve">analytical tools </w:t>
      </w:r>
      <w:r w:rsidR="5320F768" w:rsidRPr="0717C16C">
        <w:rPr>
          <w:rFonts w:ascii="Times New Roman" w:hAnsi="Times New Roman" w:cs="Times New Roman"/>
          <w:i w:val="0"/>
          <w:iCs w:val="0"/>
          <w:color w:val="auto"/>
        </w:rPr>
        <w:t xml:space="preserve">different </w:t>
      </w:r>
      <w:r w:rsidR="383B27A0" w:rsidRPr="0717C16C">
        <w:rPr>
          <w:rFonts w:ascii="Times New Roman" w:hAnsi="Times New Roman" w:cs="Times New Roman"/>
          <w:i w:val="0"/>
          <w:iCs w:val="0"/>
          <w:color w:val="auto"/>
        </w:rPr>
        <w:t>A&amp;BI platforms</w:t>
      </w:r>
      <w:r w:rsidR="739B64B5" w:rsidRPr="0717C16C">
        <w:rPr>
          <w:rFonts w:ascii="Times New Roman" w:hAnsi="Times New Roman" w:cs="Times New Roman"/>
          <w:i w:val="0"/>
          <w:iCs w:val="0"/>
          <w:color w:val="auto"/>
        </w:rPr>
        <w:t xml:space="preserve"> offer </w:t>
      </w:r>
      <w:r w:rsidR="6CCC97CA" w:rsidRPr="0717C16C">
        <w:rPr>
          <w:rFonts w:ascii="Times New Roman" w:hAnsi="Times New Roman" w:cs="Times New Roman"/>
          <w:i w:val="0"/>
          <w:iCs w:val="0"/>
          <w:color w:val="auto"/>
        </w:rPr>
        <w:t>users</w:t>
      </w:r>
      <w:r w:rsidR="7E6C31C4" w:rsidRPr="0717C16C">
        <w:rPr>
          <w:rFonts w:ascii="Times New Roman" w:hAnsi="Times New Roman" w:cs="Times New Roman"/>
          <w:i w:val="0"/>
          <w:iCs w:val="0"/>
          <w:color w:val="auto"/>
        </w:rPr>
        <w:t xml:space="preserve">. </w:t>
      </w:r>
    </w:p>
    <w:p w14:paraId="2ED42DC3" w14:textId="077181E4" w:rsidR="0717C16C" w:rsidRDefault="0717C16C" w:rsidP="0717C16C"/>
    <w:p w14:paraId="357C2E48" w14:textId="78B4768A" w:rsidR="00411924" w:rsidRPr="003F481F" w:rsidRDefault="0F44A71E" w:rsidP="0821FEB8">
      <w:pPr>
        <w:pStyle w:val="Heading4"/>
        <w:spacing w:line="480" w:lineRule="auto"/>
        <w:rPr>
          <w:rFonts w:ascii="Times New Roman" w:hAnsi="Times New Roman" w:cs="Times New Roman"/>
          <w:i w:val="0"/>
          <w:iCs w:val="0"/>
          <w:color w:val="auto"/>
          <w:u w:val="single"/>
        </w:rPr>
      </w:pPr>
      <w:r w:rsidRPr="0821FEB8">
        <w:rPr>
          <w:rFonts w:ascii="Times New Roman" w:hAnsi="Times New Roman" w:cs="Times New Roman"/>
          <w:i w:val="0"/>
          <w:iCs w:val="0"/>
          <w:color w:val="auto"/>
          <w:u w:val="single"/>
        </w:rPr>
        <w:t>User</w:t>
      </w:r>
      <w:r w:rsidR="6383A6A8" w:rsidRPr="0821FEB8">
        <w:rPr>
          <w:rFonts w:ascii="Times New Roman" w:hAnsi="Times New Roman" w:cs="Times New Roman"/>
          <w:i w:val="0"/>
          <w:iCs w:val="0"/>
          <w:color w:val="auto"/>
          <w:u w:val="single"/>
        </w:rPr>
        <w:t xml:space="preserve"> </w:t>
      </w:r>
      <w:r w:rsidRPr="0821FEB8">
        <w:rPr>
          <w:rFonts w:ascii="Times New Roman" w:hAnsi="Times New Roman" w:cs="Times New Roman"/>
          <w:i w:val="0"/>
          <w:iCs w:val="0"/>
          <w:color w:val="auto"/>
          <w:u w:val="single"/>
        </w:rPr>
        <w:t>Interface</w:t>
      </w:r>
      <w:r w:rsidR="2ADE1C3A" w:rsidRPr="0821FEB8">
        <w:rPr>
          <w:rFonts w:ascii="Times New Roman" w:hAnsi="Times New Roman" w:cs="Times New Roman"/>
          <w:i w:val="0"/>
          <w:iCs w:val="0"/>
          <w:color w:val="auto"/>
        </w:rPr>
        <w:t xml:space="preserve"> </w:t>
      </w:r>
    </w:p>
    <w:p w14:paraId="0E47E109" w14:textId="504B0AD0" w:rsidR="00BE50BD" w:rsidRDefault="1592499C" w:rsidP="00BE50BD">
      <w:pPr>
        <w:spacing w:line="480" w:lineRule="auto"/>
        <w:ind w:firstLine="360"/>
      </w:pPr>
      <w:r>
        <w:t>This criterion encompasses how the final, cleaned, and prepared data or resources can be presented for users</w:t>
      </w:r>
      <w:r w:rsidR="1FC22841">
        <w:t xml:space="preserve"> in the A&amp;BI platform</w:t>
      </w:r>
      <w:r w:rsidR="74BA5AB7">
        <w:t>.</w:t>
      </w:r>
      <w:r>
        <w:t xml:space="preserve"> The end-users </w:t>
      </w:r>
      <w:r w:rsidR="7F4CC9BD">
        <w:t xml:space="preserve">our team </w:t>
      </w:r>
      <w:r>
        <w:t xml:space="preserve">identified include, but are not limited to: </w:t>
      </w:r>
      <w:r w:rsidR="74BA5AB7">
        <w:t>N</w:t>
      </w:r>
      <w:r w:rsidR="0C5A674D">
        <w:t>GB</w:t>
      </w:r>
      <w:r>
        <w:t xml:space="preserve"> senior leaders, H2F </w:t>
      </w:r>
      <w:r w:rsidR="22B9FA86">
        <w:t xml:space="preserve">system </w:t>
      </w:r>
      <w:r>
        <w:t xml:space="preserve">evaluators, National Guard Bureau regional directors, state-level leadership, company leaders, </w:t>
      </w:r>
      <w:r w:rsidR="786E9D42">
        <w:t>Soldier</w:t>
      </w:r>
      <w:r>
        <w:t xml:space="preserve">s, and H2F researchers (i.e., academia partners). These users potentially need unique data access, analysis, visualizations, and exploration abilities. The recommended SMS </w:t>
      </w:r>
      <w:r w:rsidR="4B1E29CA">
        <w:t>will</w:t>
      </w:r>
      <w:r>
        <w:t xml:space="preserve"> be able to serve these unique end-users and their needs. For example, senior leaders of the Army National Guard and other stakeholders may need state</w:t>
      </w:r>
      <w:r w:rsidR="6ED68AFB">
        <w:t xml:space="preserve">- </w:t>
      </w:r>
      <w:r>
        <w:t xml:space="preserve">and national-level reports and dashboards that allow for the timely calculation of validated baselines for data related to H2F and for measuring impact and effectiveness of the </w:t>
      </w:r>
      <w:r>
        <w:lastRenderedPageBreak/>
        <w:t xml:space="preserve">H2F </w:t>
      </w:r>
      <w:r w:rsidR="790DF68E">
        <w:t>system</w:t>
      </w:r>
      <w:r>
        <w:t xml:space="preserve">. On the other hand, leaders at a company level may want to track effects of a physical training (PT) program over time and subsequent effects on their </w:t>
      </w:r>
      <w:r w:rsidR="786E9D42">
        <w:t>Soldier</w:t>
      </w:r>
      <w:r>
        <w:t xml:space="preserve">s’ ACFT pass rates and individual event scores. Another potential end-user of this data ecosystem may be an academia partner who is deploying an H2F intervention and requires clean, reliable data for the scientific evaluation of the intervention. Finally, another end-user could be the </w:t>
      </w:r>
      <w:r w:rsidR="786E9D42">
        <w:t>Soldier</w:t>
      </w:r>
      <w:r>
        <w:t>s who deserve easy access to contacts for H2F-related support and may benefit from being able to see their own data and trends over time. Overall, the user-interface for various users reflects the final, serve step in a data ecosystem/architecture or SMS. Although the integrity of the steps leading up to this are critical, this is often the only part of a data ecosystem that stakeholders will see and interact with.</w:t>
      </w:r>
    </w:p>
    <w:p w14:paraId="753E8E43" w14:textId="725B3BC7" w:rsidR="0821FEB8" w:rsidRDefault="0821FEB8" w:rsidP="0821FEB8">
      <w:pPr>
        <w:spacing w:line="480" w:lineRule="auto"/>
      </w:pPr>
    </w:p>
    <w:p w14:paraId="3B3503C7" w14:textId="6AAC5B06" w:rsidR="45542D41" w:rsidRDefault="45542D41" w:rsidP="0821FEB8">
      <w:pPr>
        <w:spacing w:line="480" w:lineRule="auto"/>
        <w:rPr>
          <w:u w:val="single"/>
        </w:rPr>
      </w:pPr>
      <w:r w:rsidRPr="0821FEB8">
        <w:rPr>
          <w:u w:val="single"/>
        </w:rPr>
        <w:t>Vendor Support</w:t>
      </w:r>
    </w:p>
    <w:p w14:paraId="07319214" w14:textId="774988DC" w:rsidR="0821FEB8" w:rsidRDefault="20C5A5EB" w:rsidP="0717C16C">
      <w:pPr>
        <w:spacing w:line="480" w:lineRule="auto"/>
        <w:ind w:firstLine="720"/>
      </w:pPr>
      <w:r>
        <w:t xml:space="preserve">Different vendors offer varying levels of support and involvement with the deployment of the A&amp;BI platform and the overall SMS development. </w:t>
      </w:r>
      <w:r w:rsidR="0DCDBA5B">
        <w:t>In</w:t>
      </w:r>
      <w:r w:rsidR="13639944">
        <w:t xml:space="preserve"> meetings </w:t>
      </w:r>
      <w:r w:rsidR="5DF6BE4A">
        <w:t xml:space="preserve">between </w:t>
      </w:r>
      <w:r w:rsidR="13639944">
        <w:t>vendors</w:t>
      </w:r>
      <w:r w:rsidR="18DC63B3">
        <w:t xml:space="preserve"> and our team</w:t>
      </w:r>
      <w:r w:rsidR="13639944">
        <w:t>, s</w:t>
      </w:r>
      <w:r>
        <w:t xml:space="preserve">ome vendors </w:t>
      </w:r>
      <w:r w:rsidR="076723F7">
        <w:t>offer</w:t>
      </w:r>
      <w:r w:rsidR="24C22252">
        <w:t>ed</w:t>
      </w:r>
      <w:r w:rsidR="076723F7">
        <w:t xml:space="preserve"> to not only create </w:t>
      </w:r>
      <w:r w:rsidR="07EB5619">
        <w:t xml:space="preserve">the </w:t>
      </w:r>
      <w:r w:rsidR="6247567F">
        <w:t xml:space="preserve">front end </w:t>
      </w:r>
      <w:r w:rsidR="581E6EA6">
        <w:t xml:space="preserve">of the SMS </w:t>
      </w:r>
      <w:r w:rsidR="6247567F">
        <w:t xml:space="preserve">with </w:t>
      </w:r>
      <w:r w:rsidR="68C9DE89">
        <w:t>different</w:t>
      </w:r>
      <w:r w:rsidR="076723F7">
        <w:t xml:space="preserve"> </w:t>
      </w:r>
      <w:r w:rsidR="7E1489B3">
        <w:t xml:space="preserve">pre-built </w:t>
      </w:r>
      <w:r w:rsidR="076723F7">
        <w:t xml:space="preserve">interfaces </w:t>
      </w:r>
      <w:r w:rsidR="35B21DDD">
        <w:t>and capabilities</w:t>
      </w:r>
      <w:r w:rsidR="33B5D53C">
        <w:t xml:space="preserve"> </w:t>
      </w:r>
      <w:r w:rsidR="1028CAE6">
        <w:t>but als</w:t>
      </w:r>
      <w:r w:rsidR="1433F381">
        <w:t xml:space="preserve">o offered to help with the data ingestion and management in the back end. Vendors that offered to help with the SMS’s back end would </w:t>
      </w:r>
      <w:r w:rsidR="13331CD9">
        <w:t>personally set up APIs and perform ETL processes without the need for internal personnel and expertise from the ARNG. They w</w:t>
      </w:r>
      <w:r w:rsidR="51D8020A">
        <w:t xml:space="preserve">ould </w:t>
      </w:r>
      <w:r w:rsidR="13331CD9">
        <w:t xml:space="preserve">also </w:t>
      </w:r>
      <w:r w:rsidR="08614F21">
        <w:t>maintain</w:t>
      </w:r>
      <w:r w:rsidR="107CE73C">
        <w:t xml:space="preserve"> the </w:t>
      </w:r>
      <w:r w:rsidR="34C6CEAC">
        <w:t xml:space="preserve">back end </w:t>
      </w:r>
      <w:r w:rsidR="277AA100">
        <w:t xml:space="preserve">of the SMS </w:t>
      </w:r>
      <w:r w:rsidR="34C6CEAC">
        <w:t xml:space="preserve">so that their A&amp;BI platform can </w:t>
      </w:r>
      <w:r w:rsidR="3C668F18">
        <w:t>properly operate after its deployment</w:t>
      </w:r>
      <w:r w:rsidR="34C6CEAC">
        <w:t>. These vendors</w:t>
      </w:r>
      <w:r w:rsidR="22A84624">
        <w:t xml:space="preserve"> </w:t>
      </w:r>
      <w:r w:rsidR="34C6CEAC">
        <w:t>offer the best quality support</w:t>
      </w:r>
      <w:r w:rsidR="39FBE30C">
        <w:t>.</w:t>
      </w:r>
      <w:r w:rsidR="5B6AC713">
        <w:t xml:space="preserve"> A&amp;BI platform v</w:t>
      </w:r>
      <w:r w:rsidR="39FBE30C">
        <w:t xml:space="preserve">endors who do not offer support with </w:t>
      </w:r>
      <w:r w:rsidR="1467EA41">
        <w:t>the back end of the SMS</w:t>
      </w:r>
      <w:r w:rsidR="39FBE30C">
        <w:t xml:space="preserve"> </w:t>
      </w:r>
      <w:r w:rsidR="3ABD39AC">
        <w:t xml:space="preserve">require the ARNG to dedicate a </w:t>
      </w:r>
      <w:r w:rsidR="39FBE30C">
        <w:t>high amoun</w:t>
      </w:r>
      <w:r w:rsidR="50C2FE0E">
        <w:t>t internal personnel</w:t>
      </w:r>
      <w:r w:rsidR="56EACB38">
        <w:t xml:space="preserve"> </w:t>
      </w:r>
      <w:r w:rsidR="55F72B7B">
        <w:t xml:space="preserve">to build and maintain it. These vendors </w:t>
      </w:r>
      <w:r w:rsidR="76A459FF">
        <w:t>tend</w:t>
      </w:r>
      <w:r w:rsidR="65FC1105">
        <w:t xml:space="preserve"> to be bigger companies </w:t>
      </w:r>
      <w:r w:rsidR="4BE55692">
        <w:t>and</w:t>
      </w:r>
      <w:r w:rsidR="65FC1105">
        <w:t xml:space="preserve"> offer less </w:t>
      </w:r>
      <w:r w:rsidR="55F72B7B">
        <w:t>quality support</w:t>
      </w:r>
      <w:r w:rsidR="092AC4DF">
        <w:t>.</w:t>
      </w:r>
      <w:r w:rsidR="55F72B7B">
        <w:t xml:space="preserve"> </w:t>
      </w:r>
      <w:r w:rsidR="65748CF6">
        <w:t>But this allows t</w:t>
      </w:r>
      <w:r w:rsidR="55F72B7B">
        <w:t xml:space="preserve">he ARNG the most flexibility </w:t>
      </w:r>
      <w:r w:rsidR="55F72B7B">
        <w:lastRenderedPageBreak/>
        <w:t>because it allows internal personnel to build th</w:t>
      </w:r>
      <w:r w:rsidR="5C5DC1DF">
        <w:t>eir own capabilities with the platform software</w:t>
      </w:r>
      <w:r w:rsidR="10F2E044">
        <w:t xml:space="preserve"> and it</w:t>
      </w:r>
      <w:r w:rsidR="23A2714E">
        <w:t xml:space="preserve"> makes </w:t>
      </w:r>
      <w:r w:rsidR="10F2E044">
        <w:t>c</w:t>
      </w:r>
      <w:r w:rsidR="5C5DC1DF">
        <w:t>ustomizations</w:t>
      </w:r>
      <w:r w:rsidR="790EC7C4">
        <w:t xml:space="preserve"> easier</w:t>
      </w:r>
      <w:r w:rsidR="3F0865CC">
        <w:t>.</w:t>
      </w:r>
      <w:r w:rsidR="51ACC51E">
        <w:t xml:space="preserve"> </w:t>
      </w:r>
      <w:r w:rsidR="0793E54D">
        <w:t>Low support</w:t>
      </w:r>
      <w:r w:rsidR="51ACC51E">
        <w:t xml:space="preserve"> vendors are close to a “build-your-own" approach. </w:t>
      </w:r>
    </w:p>
    <w:p w14:paraId="1EDC481B" w14:textId="28BA6515" w:rsidR="0717C16C" w:rsidRDefault="0717C16C" w:rsidP="14DF388B">
      <w:pPr>
        <w:pStyle w:val="Heading4"/>
        <w:spacing w:line="480" w:lineRule="auto"/>
        <w:rPr>
          <w:rFonts w:ascii="Times New Roman" w:hAnsi="Times New Roman" w:cs="Times New Roman"/>
          <w:i w:val="0"/>
          <w:color w:val="auto"/>
          <w:u w:val="single"/>
        </w:rPr>
      </w:pPr>
    </w:p>
    <w:p w14:paraId="6941502A" w14:textId="19C8A8B7" w:rsidR="00E42FA3" w:rsidRDefault="77C2BF42" w:rsidP="0821FEB8">
      <w:pPr>
        <w:pStyle w:val="Heading4"/>
        <w:spacing w:line="480" w:lineRule="auto"/>
        <w:rPr>
          <w:rFonts w:ascii="Times New Roman" w:hAnsi="Times New Roman" w:cs="Times New Roman"/>
          <w:i w:val="0"/>
          <w:iCs w:val="0"/>
          <w:color w:val="auto"/>
          <w:u w:val="single"/>
        </w:rPr>
      </w:pPr>
      <w:r w:rsidRPr="0821FEB8">
        <w:rPr>
          <w:rFonts w:ascii="Times New Roman" w:hAnsi="Times New Roman" w:cs="Times New Roman"/>
          <w:i w:val="0"/>
          <w:iCs w:val="0"/>
          <w:color w:val="auto"/>
          <w:u w:val="single"/>
        </w:rPr>
        <w:t>Integration</w:t>
      </w:r>
    </w:p>
    <w:p w14:paraId="740E2A1D" w14:textId="6D81F7D8" w:rsidR="00E42FA3" w:rsidRDefault="79D817E5" w:rsidP="7914D04A">
      <w:pPr>
        <w:spacing w:line="480" w:lineRule="auto"/>
        <w:ind w:firstLine="720"/>
      </w:pPr>
      <w:r>
        <w:t>This is</w:t>
      </w:r>
      <w:r w:rsidR="7A5C4A07">
        <w:t xml:space="preserve"> an</w:t>
      </w:r>
      <w:r>
        <w:t xml:space="preserve"> important criterion because it </w:t>
      </w:r>
      <w:r w:rsidR="1B0371E0">
        <w:t>determines</w:t>
      </w:r>
      <w:r>
        <w:t xml:space="preserve"> what data sources the H2F SMS </w:t>
      </w:r>
      <w:r w:rsidR="61C9A7DF">
        <w:t>can</w:t>
      </w:r>
      <w:r>
        <w:t xml:space="preserve"> integrate with</w:t>
      </w:r>
      <w:r w:rsidR="7F765720">
        <w:t xml:space="preserve"> and </w:t>
      </w:r>
      <w:r w:rsidR="5F82E7C8">
        <w:t>how</w:t>
      </w:r>
      <w:r w:rsidR="7F765720">
        <w:t xml:space="preserve"> vendors</w:t>
      </w:r>
      <w:r w:rsidR="466EADC6">
        <w:t xml:space="preserve"> </w:t>
      </w:r>
      <w:r w:rsidR="7F765720">
        <w:t>help with the process</w:t>
      </w:r>
      <w:r w:rsidR="3EE3937B">
        <w:t xml:space="preserve">. As mentioned earlier, some vendors will integrate with data systems in the back end for you and other vendors will not. Vendors who </w:t>
      </w:r>
      <w:r w:rsidR="35C6C77A">
        <w:t>would</w:t>
      </w:r>
      <w:r w:rsidR="3EE3937B">
        <w:t xml:space="preserve"> do the inte</w:t>
      </w:r>
      <w:r w:rsidR="1E360614">
        <w:t>gration were evaluated based on what existing integrations they already had and if one wasn’t set up, how fast they would be able to build it.</w:t>
      </w:r>
      <w:r w:rsidR="29B29571">
        <w:t xml:space="preserve"> Vendors who would not do the integration were evaluated based on the </w:t>
      </w:r>
      <w:r w:rsidR="6E28EB28">
        <w:t>different</w:t>
      </w:r>
      <w:r w:rsidR="29B29571">
        <w:t xml:space="preserve"> tools and products </w:t>
      </w:r>
      <w:r w:rsidR="6822B205">
        <w:t xml:space="preserve">they had available for users to make the </w:t>
      </w:r>
      <w:r w:rsidR="26C79737">
        <w:t>p</w:t>
      </w:r>
      <w:r w:rsidR="6822B205">
        <w:t xml:space="preserve">rocess of creating integration themselves easier. </w:t>
      </w:r>
      <w:r w:rsidR="5E288192">
        <w:t xml:space="preserve">We considered integration tools for </w:t>
      </w:r>
      <w:r w:rsidR="1029D09D">
        <w:t xml:space="preserve">data </w:t>
      </w:r>
      <w:r w:rsidR="5E288192">
        <w:t xml:space="preserve">sources </w:t>
      </w:r>
      <w:r w:rsidR="2A7C9B14">
        <w:t>like DoD systems</w:t>
      </w:r>
      <w:r w:rsidR="0E88C560">
        <w:t xml:space="preserve"> but also COTS, wearables, and </w:t>
      </w:r>
      <w:r w:rsidR="786E9D42">
        <w:t>Soldier</w:t>
      </w:r>
      <w:r w:rsidR="0E88C560">
        <w:t xml:space="preserve"> surveys. </w:t>
      </w:r>
      <w:r w:rsidR="2A7C9B14">
        <w:t xml:space="preserve"> </w:t>
      </w:r>
      <w:r w:rsidR="5E288192">
        <w:t xml:space="preserve"> </w:t>
      </w:r>
    </w:p>
    <w:p w14:paraId="0A0A20AB" w14:textId="4D4DF609" w:rsidR="00E42FA3" w:rsidRDefault="00E42FA3" w:rsidP="0717C16C"/>
    <w:p w14:paraId="4E6E25DE" w14:textId="53365D11" w:rsidR="14DF388B" w:rsidRDefault="14DF388B" w:rsidP="14DF388B">
      <w:pPr>
        <w:rPr>
          <w:u w:val="single"/>
        </w:rPr>
      </w:pPr>
    </w:p>
    <w:p w14:paraId="44B8690D" w14:textId="64840BC4" w:rsidR="00BE50BD" w:rsidRPr="00D81307" w:rsidRDefault="6E9719B6" w:rsidP="0821FEB8">
      <w:pPr>
        <w:rPr>
          <w:u w:val="single"/>
        </w:rPr>
      </w:pPr>
      <w:r w:rsidRPr="0821FEB8">
        <w:rPr>
          <w:u w:val="single"/>
        </w:rPr>
        <w:t>Scalability</w:t>
      </w:r>
    </w:p>
    <w:p w14:paraId="46BEEAA9" w14:textId="1214B565" w:rsidR="0821FEB8" w:rsidRDefault="0821FEB8" w:rsidP="0717C16C"/>
    <w:p w14:paraId="11B99ECD" w14:textId="151ACC58" w:rsidR="0008143E" w:rsidRDefault="1F06B88F" w:rsidP="0717C16C">
      <w:pPr>
        <w:pStyle w:val="NoSpacing"/>
        <w:spacing w:line="480" w:lineRule="auto"/>
        <w:ind w:firstLine="720"/>
        <w:rPr>
          <w:rFonts w:ascii="Times New Roman" w:eastAsia="Times New Roman" w:hAnsi="Times New Roman" w:cs="Times New Roman"/>
          <w:u w:val="single"/>
        </w:rPr>
      </w:pPr>
      <w:r w:rsidRPr="0717C16C">
        <w:rPr>
          <w:rFonts w:ascii="Times New Roman" w:eastAsia="Times New Roman" w:hAnsi="Times New Roman" w:cs="Times New Roman"/>
        </w:rPr>
        <w:t>There is a clear need for the establishment of a platform that serves senior leaders of H2F at the National Guard Bureau level all the way down to the company level at all 54 states and territories. Therefore, being able to scale a solution to all these users, their different roles, and the different data that are available requires the ultimate solution to be scalable without undue burden and further requirements.</w:t>
      </w:r>
      <w:r w:rsidR="77AAA8B3" w:rsidRPr="0717C16C">
        <w:rPr>
          <w:rFonts w:ascii="Times New Roman" w:eastAsia="Times New Roman" w:hAnsi="Times New Roman" w:cs="Times New Roman"/>
        </w:rPr>
        <w:t xml:space="preserve"> </w:t>
      </w:r>
      <w:r w:rsidR="3FF08C08" w:rsidRPr="0717C16C">
        <w:rPr>
          <w:rFonts w:ascii="Times New Roman" w:eastAsia="Times New Roman" w:hAnsi="Times New Roman" w:cs="Times New Roman"/>
        </w:rPr>
        <w:t>When the SMS experiences changes in application and system demands</w:t>
      </w:r>
      <w:r w:rsidR="431CBAAD" w:rsidRPr="0717C16C">
        <w:rPr>
          <w:rFonts w:ascii="Times New Roman" w:eastAsia="Times New Roman" w:hAnsi="Times New Roman" w:cs="Times New Roman"/>
        </w:rPr>
        <w:t xml:space="preserve"> from an increase in users,</w:t>
      </w:r>
      <w:r w:rsidR="3FF08C08" w:rsidRPr="0717C16C">
        <w:rPr>
          <w:rFonts w:ascii="Times New Roman" w:eastAsia="Times New Roman" w:hAnsi="Times New Roman" w:cs="Times New Roman"/>
        </w:rPr>
        <w:t xml:space="preserve"> </w:t>
      </w:r>
      <w:r w:rsidR="7E87381F" w:rsidRPr="0717C16C">
        <w:rPr>
          <w:rFonts w:ascii="Times New Roman" w:eastAsia="Times New Roman" w:hAnsi="Times New Roman" w:cs="Times New Roman"/>
        </w:rPr>
        <w:t xml:space="preserve">the A&amp;BI platform </w:t>
      </w:r>
      <w:r w:rsidR="3FF08C08" w:rsidRPr="0717C16C">
        <w:rPr>
          <w:rFonts w:ascii="Times New Roman" w:eastAsia="Times New Roman" w:hAnsi="Times New Roman" w:cs="Times New Roman"/>
        </w:rPr>
        <w:t xml:space="preserve">needs to </w:t>
      </w:r>
      <w:r w:rsidR="1690FA61" w:rsidRPr="0717C16C">
        <w:rPr>
          <w:rFonts w:ascii="Times New Roman" w:eastAsia="Times New Roman" w:hAnsi="Times New Roman" w:cs="Times New Roman"/>
        </w:rPr>
        <w:t>be able to manage performance and cost to continue function</w:t>
      </w:r>
      <w:r w:rsidR="6F120ED4" w:rsidRPr="0717C16C">
        <w:rPr>
          <w:rFonts w:ascii="Times New Roman" w:eastAsia="Times New Roman" w:hAnsi="Times New Roman" w:cs="Times New Roman"/>
        </w:rPr>
        <w:t>ing</w:t>
      </w:r>
      <w:r w:rsidR="1690FA61" w:rsidRPr="0717C16C">
        <w:rPr>
          <w:rFonts w:ascii="Times New Roman" w:eastAsia="Times New Roman" w:hAnsi="Times New Roman" w:cs="Times New Roman"/>
        </w:rPr>
        <w:t xml:space="preserve"> well</w:t>
      </w:r>
      <w:r w:rsidR="33995848" w:rsidRPr="0717C16C">
        <w:rPr>
          <w:rFonts w:ascii="Times New Roman" w:eastAsia="Times New Roman" w:hAnsi="Times New Roman" w:cs="Times New Roman"/>
        </w:rPr>
        <w:t xml:space="preserve">. During pivotal times, it needs to be able to scale back as well. </w:t>
      </w:r>
    </w:p>
    <w:p w14:paraId="1E4FD457" w14:textId="410F88D5" w:rsidR="0008143E" w:rsidRDefault="0008143E" w:rsidP="0717C16C">
      <w:pPr>
        <w:rPr>
          <w:u w:val="single"/>
        </w:rPr>
      </w:pPr>
    </w:p>
    <w:p w14:paraId="1D851A9F" w14:textId="7AD6256D" w:rsidR="1698C29C" w:rsidRDefault="1698C29C" w:rsidP="1698C29C">
      <w:pPr>
        <w:rPr>
          <w:u w:val="single"/>
        </w:rPr>
      </w:pPr>
    </w:p>
    <w:p w14:paraId="40B9D46E" w14:textId="081B54EC" w:rsidR="1698C29C" w:rsidRDefault="1698C29C" w:rsidP="1698C29C">
      <w:pPr>
        <w:rPr>
          <w:u w:val="single"/>
        </w:rPr>
      </w:pPr>
    </w:p>
    <w:p w14:paraId="3B7B5C0F" w14:textId="63F84240" w:rsidR="1698C29C" w:rsidRDefault="1698C29C" w:rsidP="1698C29C">
      <w:pPr>
        <w:rPr>
          <w:u w:val="single"/>
        </w:rPr>
      </w:pPr>
    </w:p>
    <w:p w14:paraId="438427E3" w14:textId="402713BE" w:rsidR="0008143E" w:rsidRDefault="260687A0" w:rsidP="0717C16C">
      <w:pPr>
        <w:rPr>
          <w:u w:val="single"/>
        </w:rPr>
      </w:pPr>
      <w:r w:rsidRPr="0821FEB8">
        <w:rPr>
          <w:u w:val="single"/>
        </w:rPr>
        <w:t>Cost</w:t>
      </w:r>
    </w:p>
    <w:p w14:paraId="19D49A1F" w14:textId="27AB14D0" w:rsidR="00593585" w:rsidRDefault="3401F481" w:rsidP="4860C611">
      <w:pPr>
        <w:spacing w:line="480" w:lineRule="auto"/>
        <w:ind w:firstLine="720"/>
      </w:pPr>
      <w:r>
        <w:t xml:space="preserve">The second </w:t>
      </w:r>
      <w:r w:rsidR="48469952">
        <w:t>criterion</w:t>
      </w:r>
      <w:r>
        <w:t xml:space="preserve"> that the </w:t>
      </w:r>
      <w:r w:rsidR="1D9E14DE">
        <w:t>possible SMS were evaluated on was cost</w:t>
      </w:r>
      <w:r w:rsidR="21DECCAD">
        <w:t xml:space="preserve">. </w:t>
      </w:r>
      <w:r w:rsidR="15867135">
        <w:t>Th</w:t>
      </w:r>
      <w:r w:rsidR="0AAD5511">
        <w:t>is</w:t>
      </w:r>
      <w:r w:rsidR="15867135">
        <w:t xml:space="preserve"> criteri</w:t>
      </w:r>
      <w:r w:rsidR="78DDE210">
        <w:t>on</w:t>
      </w:r>
      <w:r w:rsidR="15867135">
        <w:t xml:space="preserve"> </w:t>
      </w:r>
      <w:r w:rsidR="6A0D521A">
        <w:t>is</w:t>
      </w:r>
      <w:r w:rsidR="15867135">
        <w:t xml:space="preserve"> related </w:t>
      </w:r>
      <w:r w:rsidR="42E3A3D4">
        <w:t xml:space="preserve">because the cost of a platform goes beyond the cost of </w:t>
      </w:r>
      <w:r w:rsidR="0BF696E2">
        <w:t xml:space="preserve">licensing and software/hardware </w:t>
      </w:r>
      <w:r w:rsidR="3D2665A0">
        <w:t>procurement</w:t>
      </w:r>
      <w:r w:rsidR="42E3A3D4">
        <w:t xml:space="preserve">. </w:t>
      </w:r>
      <w:r w:rsidR="1D5BCFFB">
        <w:t xml:space="preserve">The </w:t>
      </w:r>
      <w:r w:rsidR="42E3A3D4">
        <w:t xml:space="preserve">SMS </w:t>
      </w:r>
      <w:r w:rsidR="0CCDE2C6">
        <w:t>requires</w:t>
      </w:r>
      <w:r w:rsidR="42E3A3D4">
        <w:t xml:space="preserve"> a range of trained individuals to build and maintain </w:t>
      </w:r>
      <w:r w:rsidR="04B24AAB">
        <w:t>it and</w:t>
      </w:r>
      <w:r w:rsidR="1D02002C">
        <w:t xml:space="preserve"> supporting these individuals’ time and effort will, therefore, </w:t>
      </w:r>
      <w:r w:rsidR="3F2C59B5">
        <w:t>increase</w:t>
      </w:r>
      <w:r w:rsidR="1D02002C">
        <w:t xml:space="preserve"> cost.</w:t>
      </w:r>
      <w:r w:rsidR="4B72C7F7">
        <w:t xml:space="preserve"> The building of the SMS may </w:t>
      </w:r>
      <w:r w:rsidR="017FE83C">
        <w:t xml:space="preserve">also </w:t>
      </w:r>
      <w:r w:rsidR="4B72C7F7">
        <w:t>require purchasing additional tools outside of the main platform and software</w:t>
      </w:r>
      <w:r w:rsidR="312BD0F4">
        <w:t>. Lastly,</w:t>
      </w:r>
      <w:r w:rsidR="55058D00">
        <w:t xml:space="preserve"> </w:t>
      </w:r>
      <w:r w:rsidR="312BD0F4">
        <w:t xml:space="preserve">any additional </w:t>
      </w:r>
      <w:r w:rsidR="280F04F3">
        <w:t xml:space="preserve">external </w:t>
      </w:r>
      <w:r w:rsidR="312BD0F4">
        <w:t>support services or consult</w:t>
      </w:r>
      <w:r w:rsidR="362526D4">
        <w:t xml:space="preserve">ancy sessions </w:t>
      </w:r>
      <w:r w:rsidR="2312701B">
        <w:t xml:space="preserve">requires purchasing. </w:t>
      </w:r>
    </w:p>
    <w:p w14:paraId="41378CB9" w14:textId="49BF96BE" w:rsidR="0717C16C" w:rsidRDefault="0717C16C" w:rsidP="0717C16C">
      <w:pPr>
        <w:pStyle w:val="Heading2"/>
        <w:spacing w:line="480" w:lineRule="auto"/>
      </w:pPr>
    </w:p>
    <w:p w14:paraId="67F02FD4" w14:textId="58542463" w:rsidR="00B25A32" w:rsidRDefault="00EF6964" w:rsidP="00B32FC7">
      <w:pPr>
        <w:pStyle w:val="Heading2"/>
        <w:spacing w:line="480" w:lineRule="auto"/>
      </w:pPr>
      <w:bookmarkStart w:id="19" w:name="_Toc142037160"/>
      <w:r>
        <w:t xml:space="preserve">Alternate </w:t>
      </w:r>
      <w:r w:rsidR="00CC6250">
        <w:t>Proposal</w:t>
      </w:r>
      <w:r>
        <w:t xml:space="preserve"> 1: Smartabase</w:t>
      </w:r>
      <w:bookmarkEnd w:id="19"/>
    </w:p>
    <w:p w14:paraId="5041236A" w14:textId="6B3326BF" w:rsidR="00B32FC7" w:rsidRDefault="00B32FC7" w:rsidP="00B32FC7">
      <w:pPr>
        <w:spacing w:line="480" w:lineRule="auto"/>
      </w:pPr>
      <w:r>
        <w:tab/>
      </w:r>
      <w:r w:rsidR="00936E0C">
        <w:t>Teamworks</w:t>
      </w:r>
      <w:r w:rsidR="00F92C0A">
        <w:t xml:space="preserve"> is an operating system that encompasses multiple different digital software to serve athletic populations and organizations. </w:t>
      </w:r>
      <w:r w:rsidR="00D07967">
        <w:t>One of these platforms includes Smartabase, which is a human performance data management system</w:t>
      </w:r>
      <w:r w:rsidR="00920802">
        <w:t xml:space="preserve"> and is a viable option to serve as an SMS</w:t>
      </w:r>
      <w:r w:rsidR="00D07967">
        <w:t xml:space="preserve">. Currently, Smartabase is commonly used in </w:t>
      </w:r>
      <w:r w:rsidR="00920802">
        <w:t xml:space="preserve">collegiate and professional </w:t>
      </w:r>
      <w:r w:rsidR="00DE76B6">
        <w:t>sports organizations to handle data ingestion, storage, and visu</w:t>
      </w:r>
      <w:r w:rsidR="00E75AC0">
        <w:t>alizations and analysis. It also is used within some sectors of the DoD</w:t>
      </w:r>
      <w:r w:rsidR="00855E9B">
        <w:t>.</w:t>
      </w:r>
    </w:p>
    <w:p w14:paraId="2E4BDC1A" w14:textId="77777777" w:rsidR="004D5F1D" w:rsidRPr="00E75AC0" w:rsidRDefault="004D5F1D" w:rsidP="00B32FC7">
      <w:pPr>
        <w:spacing w:line="480" w:lineRule="auto"/>
      </w:pPr>
    </w:p>
    <w:p w14:paraId="22A55202" w14:textId="77777777" w:rsidR="004D5F1D" w:rsidRPr="004D5F1D" w:rsidRDefault="004D5F1D" w:rsidP="004D5F1D">
      <w:pPr>
        <w:spacing w:line="480" w:lineRule="auto"/>
        <w:rPr>
          <w:u w:val="single"/>
        </w:rPr>
      </w:pPr>
      <w:r w:rsidRPr="004D5F1D">
        <w:rPr>
          <w:u w:val="single"/>
        </w:rPr>
        <w:t>Data Confidentiality, Integrity, and Privacy.</w:t>
      </w:r>
    </w:p>
    <w:p w14:paraId="3B47CA47" w14:textId="6F1F23CF" w:rsidR="004D5F1D" w:rsidRDefault="004D5F1D" w:rsidP="00BA2C6C">
      <w:pPr>
        <w:spacing w:line="480" w:lineRule="auto"/>
        <w:ind w:firstLine="720"/>
      </w:pPr>
      <w:r>
        <w:t xml:space="preserve">To serve data architecture needs, Smartabase handles data ingestion using APIs and what Smartabase refers to as, “Event Forms.” An Event Form is where data from an ingestion source, whether it be a wearable device company API or user-facing survey, is defined for future use. There are over 70 different types of questions and calculations for an Event Form that use </w:t>
      </w:r>
      <w:r>
        <w:lastRenderedPageBreak/>
        <w:t xml:space="preserve">Smartabase’s proprietary syntax (i.e., not a common programming language like R or Python). Smartabase’s workflows allow for data aggregation and cleaning from a very wide range of sources. Since Smartabase has been deployed within different sectors of the DoD, it already has different accreditations for data confidentiality. The security framework of Smartabase is reflected in their certifications which include ISO/IEC 27001:2013 Certified, ISO/IEC 27701:2019 Certified, AICPA SOC 2 Type 2 Compliant, NIST 800-53 and FedRAMP, Trust Services Criteria, GDPR, HIPAA, and PIPEDA, OWASP Top Ten, System and Organization Control (SOC) 2 Report, and Health Data Host (HDH) Certified. </w:t>
      </w:r>
      <w:r w:rsidR="00BA2C6C">
        <w:t xml:space="preserve">Furthermore, Smartabase has a proprietary process called </w:t>
      </w:r>
      <w:r w:rsidR="00BA2C6C">
        <w:rPr>
          <w:i/>
          <w:iCs/>
        </w:rPr>
        <w:t>Clearinghouse</w:t>
      </w:r>
      <w:r w:rsidR="00BA2C6C">
        <w:t xml:space="preserve"> that securely moves data from Impact Level 2 to Impact Level 5 using industry standard OAuth2 REST APIs. This is critical for any cloud data service provider and a major advantage of Smartabase. </w:t>
      </w:r>
      <w:r w:rsidR="4A065DEC" w:rsidRPr="1698C29C">
        <w:t>Clearinghouse</w:t>
      </w:r>
      <w:r w:rsidR="74B0B5F7" w:rsidRPr="1698C29C">
        <w:t xml:space="preserve"> </w:t>
      </w:r>
      <w:r w:rsidR="5B3088EE">
        <w:t>is</w:t>
      </w:r>
      <w:r w:rsidR="61BE3863">
        <w:t xml:space="preserve"> </w:t>
      </w:r>
      <w:r w:rsidR="00BA2C6C">
        <w:t>developed</w:t>
      </w:r>
      <w:r w:rsidR="0DBBE906">
        <w:t xml:space="preserve"> and</w:t>
      </w:r>
      <w:r w:rsidR="63EF1A46">
        <w:t xml:space="preserve"> has </w:t>
      </w:r>
      <w:r w:rsidR="53CD0586">
        <w:t>already</w:t>
      </w:r>
      <w:r w:rsidR="00BA2C6C">
        <w:t xml:space="preserve"> been used </w:t>
      </w:r>
      <w:r w:rsidR="44ABD996">
        <w:t>by</w:t>
      </w:r>
      <w:r w:rsidR="00BA2C6C">
        <w:t xml:space="preserve"> different groups </w:t>
      </w:r>
      <w:r w:rsidR="005DD507">
        <w:t>within</w:t>
      </w:r>
      <w:r w:rsidR="00BA2C6C">
        <w:t xml:space="preserve"> the DoD.</w:t>
      </w:r>
    </w:p>
    <w:p w14:paraId="62DCCE71" w14:textId="6E17D2A2" w:rsidR="00B32FC7" w:rsidRDefault="00B32FC7" w:rsidP="00B32FC7">
      <w:pPr>
        <w:spacing w:line="480" w:lineRule="auto"/>
      </w:pPr>
    </w:p>
    <w:p w14:paraId="17DEBD08" w14:textId="40D4B4B0" w:rsidR="356D763B" w:rsidRDefault="7F1E5940" w:rsidP="7914D04A">
      <w:pPr>
        <w:spacing w:line="480" w:lineRule="auto"/>
        <w:rPr>
          <w:u w:val="single"/>
        </w:rPr>
      </w:pPr>
      <w:r w:rsidRPr="7914D04A">
        <w:rPr>
          <w:u w:val="single"/>
        </w:rPr>
        <w:t>Analysis &amp; Visualization</w:t>
      </w:r>
      <w:r>
        <w:t xml:space="preserve"> </w:t>
      </w:r>
    </w:p>
    <w:p w14:paraId="78349A41" w14:textId="3518E72D" w:rsidR="356D763B" w:rsidRDefault="0CC52F42" w:rsidP="00B52382">
      <w:pPr>
        <w:spacing w:line="480" w:lineRule="auto"/>
        <w:ind w:firstLine="720"/>
        <w:rPr>
          <w:highlight w:val="yellow"/>
        </w:rPr>
      </w:pPr>
      <w:r>
        <w:t xml:space="preserve">Smartabase allows for </w:t>
      </w:r>
      <w:r w:rsidR="00B52382">
        <w:t>a wide range of</w:t>
      </w:r>
      <w:r>
        <w:t xml:space="preserve"> data </w:t>
      </w:r>
      <w:r w:rsidR="00B52382">
        <w:t>integrations</w:t>
      </w:r>
      <w:r>
        <w:t xml:space="preserve"> which allows users to combine data from any data source to perform analysis and create visualizations. </w:t>
      </w:r>
      <w:r w:rsidR="434E7C58">
        <w:t xml:space="preserve">This will allow ARNG to do cross analysis across different states and units. </w:t>
      </w:r>
      <w:r w:rsidR="00B52382" w:rsidRPr="00B52382">
        <w:t>Smartab</w:t>
      </w:r>
      <w:r w:rsidR="00B52382">
        <w:t>ase allows</w:t>
      </w:r>
      <w:r w:rsidR="00794BAC">
        <w:t xml:space="preserve"> members of the platform who have access to the ‘builder’ side of the Smartabase domain to create no-code calculations that generate desired analyses. </w:t>
      </w:r>
      <w:r w:rsidR="0073321C">
        <w:t xml:space="preserve">From the data collected and calculated, Smartabase also allows for creating dashboards that update automatically when new data </w:t>
      </w:r>
      <w:r w:rsidR="5A6EDA67">
        <w:t>becomes</w:t>
      </w:r>
      <w:r w:rsidR="0073321C">
        <w:t xml:space="preserve"> available.</w:t>
      </w:r>
      <w:r w:rsidR="00D21C27">
        <w:t xml:space="preserve"> However, for whatever data </w:t>
      </w:r>
      <w:r w:rsidR="7FF78616">
        <w:t>is</w:t>
      </w:r>
      <w:r w:rsidR="00D21C27">
        <w:t xml:space="preserve"> desired to be posted in the dashboard, the calculations or integrations must be created and solidified before any dashboards in the event form.</w:t>
      </w:r>
    </w:p>
    <w:p w14:paraId="6D05ECCA" w14:textId="0BC7EF2A" w:rsidR="356D763B" w:rsidRDefault="458EB8ED" w:rsidP="7914D04A">
      <w:pPr>
        <w:spacing w:line="480" w:lineRule="auto"/>
        <w:ind w:firstLine="720"/>
        <w:rPr>
          <w:u w:val="single"/>
        </w:rPr>
      </w:pPr>
      <w:r>
        <w:lastRenderedPageBreak/>
        <w:t>A</w:t>
      </w:r>
      <w:r w:rsidR="538CB54A">
        <w:t xml:space="preserve"> major limitation identified with Smartabase is the potential need for analysis to be conducted outside of the Smartabase platform depending on the calculations or analysis that is needed. For sophisticated visuals, analysis, and modeling, Smarta</w:t>
      </w:r>
      <w:r w:rsidR="728540FA">
        <w:t>b</w:t>
      </w:r>
      <w:r w:rsidR="538CB54A">
        <w:t xml:space="preserve">ase recommends customers to connect to </w:t>
      </w:r>
      <w:r w:rsidR="04D54333">
        <w:t xml:space="preserve">other A&amp;BI platforms such as Tableau and Power BI. </w:t>
      </w:r>
      <w:r w:rsidR="538CB54A">
        <w:t xml:space="preserve">This introduces the opportunity for compromises to data security and could require personnel to have data analysis expertise in other platforms. Smartabase also might be able to serve the need for generating real-time, validated, and accurate baselines for data related to H2F. </w:t>
      </w:r>
      <w:r w:rsidR="6F4AD93B">
        <w:t>T</w:t>
      </w:r>
      <w:r w:rsidR="538CB54A">
        <w:t>here are gaps in Smartabase as an analysis tool that may limit its ability to generate these calculations for different groups. The solution for this problem would be generating a CSV report for the data of interest and conducting the analysis with a different tool. Again, this introduces inherent risk since the data, which could be of different Impact Levels, would be leaving the system as a raw CSV file.</w:t>
      </w:r>
    </w:p>
    <w:p w14:paraId="74AEF746" w14:textId="0F038E1D" w:rsidR="356D763B" w:rsidRDefault="356D763B" w:rsidP="7914D04A">
      <w:pPr>
        <w:spacing w:line="480" w:lineRule="auto"/>
        <w:rPr>
          <w:u w:val="single"/>
        </w:rPr>
      </w:pPr>
    </w:p>
    <w:p w14:paraId="0F79146E" w14:textId="2459C6FD" w:rsidR="356D763B" w:rsidRDefault="7F1E5940" w:rsidP="7914D04A">
      <w:pPr>
        <w:spacing w:line="480" w:lineRule="auto"/>
        <w:rPr>
          <w:u w:val="single"/>
        </w:rPr>
      </w:pPr>
      <w:r w:rsidRPr="7914D04A">
        <w:rPr>
          <w:u w:val="single"/>
        </w:rPr>
        <w:t>User Interface</w:t>
      </w:r>
      <w:r>
        <w:t xml:space="preserve"> </w:t>
      </w:r>
    </w:p>
    <w:p w14:paraId="2EA37E22" w14:textId="487B8C2F" w:rsidR="356D763B" w:rsidRDefault="735990BC" w:rsidP="7914D04A">
      <w:pPr>
        <w:spacing w:line="480" w:lineRule="auto"/>
        <w:ind w:firstLine="720"/>
        <w:rPr>
          <w:u w:val="single"/>
        </w:rPr>
      </w:pPr>
      <w:r>
        <w:t>Another major advantage of Smartabase is their robust role- and group-based access structure. The nearly limitless ability to assign users to appropriate data permissions and groups is a major advantage of Smartabase given the many layers of users of ARNG for H2F.</w:t>
      </w:r>
      <w:r w:rsidR="222AF5E9">
        <w:t xml:space="preserve"> Because of Smartabase’s group- and role-based access, Smartabase can serve all the different end-users of ARNG H2F to some degree of success that depends on what the end-user desires. Dashboards and reports are built in Smartabase’s entirely no-code platform (“Builder” site). For data to be visualized in a dashboard or report, the calculations or analysis must all be completed and prepared in the Event Form – there is no or very limited ability to add calculations in a report or dashboard building process.</w:t>
      </w:r>
    </w:p>
    <w:p w14:paraId="3602B9B9" w14:textId="296394A5" w:rsidR="356D763B" w:rsidRDefault="222AF5E9" w:rsidP="7914D04A">
      <w:pPr>
        <w:spacing w:line="480" w:lineRule="auto"/>
        <w:ind w:firstLine="720"/>
      </w:pPr>
      <w:r>
        <w:lastRenderedPageBreak/>
        <w:t xml:space="preserve">For </w:t>
      </w:r>
      <w:r w:rsidR="786E9D42">
        <w:t>Soldier</w:t>
      </w:r>
      <w:r>
        <w:t xml:space="preserve">s, Smartabase’s user-interface is housed within the Smartabase “Athlete App.” Within this application, a user logs in to their server and can view the data, dashboards, or reports they have access to and can also input data through surveys or manual entry. As described in the Data Confidentiality, Integrity, and Privacy section for Smartabase, data entered through a survey or manually in the app by the user are cleaned using Event Forms and then housed within Smartabase’s server. Smartabase does allow for data collection and user-facing interfaces for all the domains related to H2F. Once these interfaces are developed, it would be an asset to the ARNG </w:t>
      </w:r>
      <w:r w:rsidR="786E9D42">
        <w:t>Soldier</w:t>
      </w:r>
      <w:r>
        <w:t xml:space="preserve">s who would be viewing these dashboards or reports. Further, Smartabase would also provide a platform for consolidating H2F-related resources and content for </w:t>
      </w:r>
      <w:r w:rsidR="786E9D42">
        <w:t>Soldier</w:t>
      </w:r>
      <w:r>
        <w:t>s.</w:t>
      </w:r>
    </w:p>
    <w:p w14:paraId="76D47155" w14:textId="7E89BA20" w:rsidR="356D763B" w:rsidRDefault="222AF5E9" w:rsidP="7914D04A">
      <w:pPr>
        <w:spacing w:line="480" w:lineRule="auto"/>
        <w:ind w:firstLine="720"/>
      </w:pPr>
      <w:r>
        <w:t xml:space="preserve">For senior leaders and stakeholders of ARNG related to H2F, Smartabase would need to provide real-time updates to dashboards that allow for evaluation of the effectiveness of H2F at different levels and provide validated baselines of data related to H2F at different levels. A major limitation of the calculation and analysis ability of Smartabase in the Event Form data analysis approach is the lack of an ability to group by common features of a data set. For example, if a senior leader wanted a visualization or report on average mental wellness scores from a survey for each state and nationally, this may not be buildable with a Smartabase Event Form because there is not a way to group by the state that </w:t>
      </w:r>
      <w:r w:rsidR="786E9D42">
        <w:t>Soldier</w:t>
      </w:r>
      <w:r>
        <w:t>s are in. To provide this analysis, a POC would have to generate a CSV report and conduct this calculation in an external platform of their choice (i.e., R, Python, JMP, SPSS, etc.). Given that this was a major point of the summer fellowship initial problem statement, it is important to recognize this potential limitation of the platform.</w:t>
      </w:r>
    </w:p>
    <w:p w14:paraId="4E3C3F32" w14:textId="5565B76E" w:rsidR="356D763B" w:rsidRDefault="356D763B" w:rsidP="7914D04A">
      <w:pPr>
        <w:spacing w:line="480" w:lineRule="auto"/>
        <w:ind w:firstLine="720"/>
      </w:pPr>
    </w:p>
    <w:p w14:paraId="2F0CABFD" w14:textId="2435667F" w:rsidR="356D763B" w:rsidRDefault="7F1E5940" w:rsidP="7914D04A">
      <w:pPr>
        <w:spacing w:line="480" w:lineRule="auto"/>
        <w:rPr>
          <w:u w:val="single"/>
        </w:rPr>
      </w:pPr>
      <w:r w:rsidRPr="7914D04A">
        <w:rPr>
          <w:u w:val="single"/>
        </w:rPr>
        <w:lastRenderedPageBreak/>
        <w:t>Vendor Support</w:t>
      </w:r>
    </w:p>
    <w:p w14:paraId="6A72B0EA" w14:textId="5DED6214" w:rsidR="356D763B" w:rsidRDefault="037DD994" w:rsidP="7914D04A">
      <w:pPr>
        <w:spacing w:line="480" w:lineRule="auto"/>
        <w:ind w:firstLine="720"/>
      </w:pPr>
      <w:r>
        <w:t>Smartabase is a no-code platform to handle the data lifecycle (or ETL process) from integration through serving the end-user</w:t>
      </w:r>
      <w:r w:rsidR="380C527B">
        <w:t>.</w:t>
      </w:r>
      <w:r w:rsidR="754222E7">
        <w:t xml:space="preserve"> Smartabase personnel create integrations with </w:t>
      </w:r>
      <w:r w:rsidR="4C78FD65">
        <w:t>all data</w:t>
      </w:r>
      <w:r w:rsidR="754222E7">
        <w:t xml:space="preserve"> sources </w:t>
      </w:r>
      <w:r w:rsidR="43D93328">
        <w:t xml:space="preserve">in the back end </w:t>
      </w:r>
      <w:r w:rsidR="44BC567C">
        <w:t>through pre-built and customized connector</w:t>
      </w:r>
      <w:r w:rsidR="47817BC6">
        <w:t>s</w:t>
      </w:r>
      <w:r w:rsidR="0043FCB6">
        <w:t>.</w:t>
      </w:r>
      <w:r w:rsidR="3AC96678">
        <w:t xml:space="preserve"> </w:t>
      </w:r>
      <w:r w:rsidR="56D63750">
        <w:t xml:space="preserve">Smartabase also </w:t>
      </w:r>
      <w:r w:rsidR="754222E7">
        <w:t>provide</w:t>
      </w:r>
      <w:r w:rsidR="085F94D1">
        <w:t xml:space="preserve">s </w:t>
      </w:r>
      <w:r w:rsidR="754222E7">
        <w:t>pre-built cap</w:t>
      </w:r>
      <w:r w:rsidR="1016409C">
        <w:t xml:space="preserve">abilities </w:t>
      </w:r>
      <w:r w:rsidR="3BB52395">
        <w:t xml:space="preserve">and interfaces </w:t>
      </w:r>
      <w:r w:rsidR="1016409C">
        <w:t xml:space="preserve">for the </w:t>
      </w:r>
      <w:r w:rsidR="237FB262">
        <w:t>front-end</w:t>
      </w:r>
      <w:r w:rsidR="14CDFC54">
        <w:t xml:space="preserve"> interfaces</w:t>
      </w:r>
      <w:r w:rsidR="34DA02E5">
        <w:t xml:space="preserve">. </w:t>
      </w:r>
      <w:r>
        <w:t>In theory, Smartabase replaces a data engineer and offers a data architecture without the need for extensive coding experience. However, this does not completely replace the need for competent</w:t>
      </w:r>
      <w:r w:rsidR="2D0A78AD">
        <w:t xml:space="preserve"> internal</w:t>
      </w:r>
      <w:r>
        <w:t xml:space="preserve"> personnel. Supporting </w:t>
      </w:r>
      <w:r w:rsidR="0EA7E37C">
        <w:t>an</w:t>
      </w:r>
      <w:r>
        <w:t xml:space="preserve"> </w:t>
      </w:r>
      <w:r w:rsidR="498B0F8B" w:rsidRPr="7914D04A">
        <w:rPr>
          <w:rFonts w:eastAsia="Times New Roman" w:cs="Times New Roman"/>
          <w:color w:val="000000" w:themeColor="text1"/>
        </w:rPr>
        <w:t>internal personnel’s (IP’s)</w:t>
      </w:r>
      <w:r>
        <w:t xml:space="preserve"> time and effort to develop/prepare Event Forms to handle data ingestion is needed for Smartabase to be used to its potential. Event Forms are built using a set list of calculations and question types, but customization of these calculations/questions requires being able to write in Smartabase’s proprietary syntax. Furthermore, there needs to be a POC to develop dashboards or reports to serve end users. These efforts can be supported by Smartabase representatives, but </w:t>
      </w:r>
      <w:r w:rsidR="0C5CEB46">
        <w:t xml:space="preserve">IPs </w:t>
      </w:r>
      <w:r w:rsidR="512AC473">
        <w:t>may still need</w:t>
      </w:r>
      <w:r w:rsidR="0C5CEB46">
        <w:t xml:space="preserve"> </w:t>
      </w:r>
      <w:r w:rsidR="255909A5">
        <w:t>training</w:t>
      </w:r>
      <w:r>
        <w:t xml:space="preserve"> for Event Form or Dashboard building</w:t>
      </w:r>
      <w:r w:rsidR="4AB54D49">
        <w:t xml:space="preserve">. </w:t>
      </w:r>
    </w:p>
    <w:p w14:paraId="401E9F1C" w14:textId="1B660951" w:rsidR="356D763B" w:rsidRDefault="5FF1C5B8" w:rsidP="7914D04A">
      <w:pPr>
        <w:spacing w:line="480" w:lineRule="auto"/>
        <w:ind w:firstLine="720"/>
      </w:pPr>
      <w:r>
        <w:t>The limitation</w:t>
      </w:r>
      <w:r w:rsidR="45418CA6">
        <w:t xml:space="preserve"> of this</w:t>
      </w:r>
      <w:r>
        <w:t xml:space="preserve"> high vendor support </w:t>
      </w:r>
      <w:r w:rsidR="305D1FAF">
        <w:t xml:space="preserve">is a lack of flexibility and internal control. Smartabase personnel will make any customizations or changes needed by </w:t>
      </w:r>
      <w:r w:rsidR="16E9DB79">
        <w:t>ARNG</w:t>
      </w:r>
      <w:r w:rsidR="305D1FAF">
        <w:t xml:space="preserve"> but there are limitations to how much </w:t>
      </w:r>
      <w:r w:rsidR="10834515">
        <w:t xml:space="preserve">can be changed within Smartabase’s pre-built capabilities. </w:t>
      </w:r>
      <w:r w:rsidR="6FDEC4C6">
        <w:t xml:space="preserve">There is also a reliance on Smartabase for technical support and problem shooting in both the back end and front end. </w:t>
      </w:r>
    </w:p>
    <w:p w14:paraId="2F24C2E3" w14:textId="20BBB38A" w:rsidR="356D763B" w:rsidRDefault="356D763B" w:rsidP="7914D04A">
      <w:pPr>
        <w:spacing w:line="480" w:lineRule="auto"/>
        <w:rPr>
          <w:u w:val="single"/>
        </w:rPr>
      </w:pPr>
    </w:p>
    <w:p w14:paraId="101FEBFA" w14:textId="1E523ABE" w:rsidR="356D763B" w:rsidRDefault="7F1E5940" w:rsidP="7914D04A">
      <w:pPr>
        <w:spacing w:line="480" w:lineRule="auto"/>
        <w:rPr>
          <w:u w:val="single"/>
        </w:rPr>
      </w:pPr>
      <w:r w:rsidRPr="7914D04A">
        <w:rPr>
          <w:u w:val="single"/>
        </w:rPr>
        <w:t>Integration</w:t>
      </w:r>
      <w:r>
        <w:t xml:space="preserve"> </w:t>
      </w:r>
    </w:p>
    <w:p w14:paraId="1FCA26C0" w14:textId="18A74789" w:rsidR="356D763B" w:rsidRDefault="6666A631" w:rsidP="7914D04A">
      <w:pPr>
        <w:spacing w:line="480" w:lineRule="auto"/>
        <w:ind w:firstLine="720"/>
      </w:pPr>
      <w:r>
        <w:t>As mentioned before</w:t>
      </w:r>
      <w:r w:rsidR="7F1E5940">
        <w:t>, Smartabase handles data in</w:t>
      </w:r>
      <w:r w:rsidR="558DD8DF">
        <w:t>tegration</w:t>
      </w:r>
      <w:r w:rsidR="7F1E5940">
        <w:t xml:space="preserve"> using APIs and Event Forms</w:t>
      </w:r>
      <w:r w:rsidR="0FCC8C4F">
        <w:t xml:space="preserve">. </w:t>
      </w:r>
      <w:r w:rsidR="1C9F9094">
        <w:t xml:space="preserve"> </w:t>
      </w:r>
      <w:r w:rsidR="1F2E4F4C">
        <w:t>Smartabase has pre-built integrations set up with popular apps and platforms such as Excel, YouTube, Tableau, Microsoft SQL Server, and Fitbit. From our conversation with</w:t>
      </w:r>
      <w:r w:rsidR="702E8D22">
        <w:t xml:space="preserve"> a </w:t>
      </w:r>
      <w:r w:rsidR="702E8D22">
        <w:lastRenderedPageBreak/>
        <w:t xml:space="preserve">representative of Smartabase, </w:t>
      </w:r>
      <w:r w:rsidR="76F0784E">
        <w:t xml:space="preserve">there </w:t>
      </w:r>
      <w:r w:rsidR="5CA9814B">
        <w:t>are</w:t>
      </w:r>
      <w:r w:rsidR="76F0784E">
        <w:t xml:space="preserve"> no current pre-built</w:t>
      </w:r>
      <w:r w:rsidR="4F9E8FE1">
        <w:t xml:space="preserve"> connectors </w:t>
      </w:r>
      <w:r w:rsidR="76F0784E">
        <w:t>with DoD systems such as DTMS</w:t>
      </w:r>
      <w:r w:rsidR="6A36E12A">
        <w:t xml:space="preserve"> (though these can be customized)</w:t>
      </w:r>
      <w:r w:rsidR="76F0784E">
        <w:t>, but th</w:t>
      </w:r>
      <w:r w:rsidR="6ED4E033">
        <w:t xml:space="preserve">e company plans to </w:t>
      </w:r>
      <w:r w:rsidR="76F0784E">
        <w:t xml:space="preserve">develop </w:t>
      </w:r>
      <w:r w:rsidR="10192351">
        <w:t xml:space="preserve">them </w:t>
      </w:r>
      <w:r w:rsidR="76F0784E">
        <w:t>because of the demand from</w:t>
      </w:r>
      <w:r w:rsidR="4FCDE252">
        <w:t xml:space="preserve"> customers within the DoD. </w:t>
      </w:r>
    </w:p>
    <w:p w14:paraId="2080ECFD" w14:textId="70428C77" w:rsidR="356D763B" w:rsidRDefault="356D763B" w:rsidP="7914D04A">
      <w:pPr>
        <w:spacing w:line="480" w:lineRule="auto"/>
        <w:ind w:firstLine="720"/>
      </w:pPr>
    </w:p>
    <w:p w14:paraId="1506ACA5" w14:textId="13AFE143" w:rsidR="356D763B" w:rsidRDefault="7F1E5940" w:rsidP="7914D04A">
      <w:pPr>
        <w:spacing w:line="480" w:lineRule="auto"/>
        <w:rPr>
          <w:u w:val="single"/>
        </w:rPr>
      </w:pPr>
      <w:r w:rsidRPr="7914D04A">
        <w:rPr>
          <w:u w:val="single"/>
        </w:rPr>
        <w:t>Scalability</w:t>
      </w:r>
      <w:r>
        <w:t xml:space="preserve"> </w:t>
      </w:r>
    </w:p>
    <w:p w14:paraId="1D8DC08D" w14:textId="0E681833" w:rsidR="356D763B" w:rsidRDefault="573D1611" w:rsidP="7914D04A">
      <w:pPr>
        <w:spacing w:line="480" w:lineRule="auto"/>
        <w:ind w:firstLine="720"/>
      </w:pPr>
      <w:r>
        <w:t>Smartabase’s major advantages include its customizability that is accompanied by scalability. The robust grouping and permissions structure of Smartabase allows for exceptional ability to be deployed at many different levels.</w:t>
      </w:r>
    </w:p>
    <w:p w14:paraId="4245C620" w14:textId="0A87015B" w:rsidR="356D763B" w:rsidRDefault="7F1E5940" w:rsidP="7914D04A">
      <w:pPr>
        <w:spacing w:line="480" w:lineRule="auto"/>
      </w:pPr>
      <w:r w:rsidRPr="7914D04A">
        <w:rPr>
          <w:u w:val="single"/>
        </w:rPr>
        <w:t>Cost</w:t>
      </w:r>
    </w:p>
    <w:p w14:paraId="6E1703DD" w14:textId="235D74CC" w:rsidR="356D763B" w:rsidRDefault="0DCD0F78" w:rsidP="7914D04A">
      <w:pPr>
        <w:spacing w:line="480" w:lineRule="auto"/>
        <w:ind w:firstLine="720"/>
      </w:pPr>
      <w:r>
        <w:t xml:space="preserve">For ARNG internal personnel, trainings for Event Form or Dashboard building come at an additional cost called “Builder Hours.” Through our summer research, it was not determined what the exact cost of deploying Smartabase across the ARNG to support N2F initiatives would </w:t>
      </w:r>
      <w:r w:rsidR="673C0E61">
        <w:t xml:space="preserve">be, but it would be </w:t>
      </w:r>
      <w:r w:rsidR="107C98C5">
        <w:t>very costly</w:t>
      </w:r>
      <w:r w:rsidR="673C0E61">
        <w:t xml:space="preserve"> due to the pre-built capabilities and support provided by the vendor. </w:t>
      </w:r>
    </w:p>
    <w:p w14:paraId="23E29559" w14:textId="19A7FBE5" w:rsidR="356D763B" w:rsidRDefault="356D763B" w:rsidP="0717C16C">
      <w:pPr>
        <w:spacing w:line="480" w:lineRule="auto"/>
      </w:pPr>
    </w:p>
    <w:p w14:paraId="7502B8DE" w14:textId="35EEA717" w:rsidR="00B845AB" w:rsidRDefault="00B845AB" w:rsidP="00B845AB">
      <w:pPr>
        <w:pStyle w:val="Caption"/>
        <w:keepNext/>
      </w:pPr>
      <w:bookmarkStart w:id="20" w:name="_Toc142037129"/>
      <w:r>
        <w:t xml:space="preserve">Table </w:t>
      </w:r>
      <w:r w:rsidR="00B5232D">
        <w:fldChar w:fldCharType="begin"/>
      </w:r>
      <w:r w:rsidR="00B5232D">
        <w:instrText xml:space="preserve"> SEQ Table \* ARABIC</w:instrText>
      </w:r>
      <w:r w:rsidR="00B5232D">
        <w:instrText xml:space="preserve"> </w:instrText>
      </w:r>
      <w:r w:rsidR="00B5232D">
        <w:fldChar w:fldCharType="separate"/>
      </w:r>
      <w:r w:rsidR="00215AFF">
        <w:rPr>
          <w:noProof/>
        </w:rPr>
        <w:t>1</w:t>
      </w:r>
      <w:r w:rsidR="00B5232D">
        <w:rPr>
          <w:noProof/>
        </w:rPr>
        <w:fldChar w:fldCharType="end"/>
      </w:r>
      <w:r>
        <w:t>. Smartabase Criteria Evaluation</w:t>
      </w:r>
      <w:bookmarkEnd w:id="20"/>
    </w:p>
    <w:p w14:paraId="5144A2FA" w14:textId="75DA0821" w:rsidR="356D763B" w:rsidRDefault="441A8BD1" w:rsidP="0717C16C">
      <w:pPr>
        <w:spacing w:line="480" w:lineRule="auto"/>
      </w:pPr>
      <w:r>
        <w:rPr>
          <w:noProof/>
        </w:rPr>
        <w:drawing>
          <wp:inline distT="0" distB="0" distL="0" distR="0" wp14:anchorId="3C50B8F3" wp14:editId="60978989">
            <wp:extent cx="6682154" cy="2171700"/>
            <wp:effectExtent l="0" t="0" r="0" b="0"/>
            <wp:docPr id="618843470" name="Picture 618843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82154" cy="2171700"/>
                    </a:xfrm>
                    <a:prstGeom prst="rect">
                      <a:avLst/>
                    </a:prstGeom>
                  </pic:spPr>
                </pic:pic>
              </a:graphicData>
            </a:graphic>
          </wp:inline>
        </w:drawing>
      </w:r>
    </w:p>
    <w:p w14:paraId="7D4A0EE0" w14:textId="19225D52" w:rsidR="6B277D3E" w:rsidRDefault="6B277D3E" w:rsidP="00FA02E4"/>
    <w:p w14:paraId="39C44A3C" w14:textId="0690D683" w:rsidR="00EF6964" w:rsidRDefault="00EF6964" w:rsidP="008137C8">
      <w:pPr>
        <w:pStyle w:val="Heading2"/>
        <w:spacing w:line="480" w:lineRule="auto"/>
      </w:pPr>
      <w:bookmarkStart w:id="21" w:name="_Toc142037161"/>
      <w:r>
        <w:lastRenderedPageBreak/>
        <w:t xml:space="preserve">Alternate </w:t>
      </w:r>
      <w:r w:rsidR="00CC6250">
        <w:t>Proposal</w:t>
      </w:r>
      <w:r>
        <w:t xml:space="preserve"> 2: CoachMe+</w:t>
      </w:r>
      <w:bookmarkEnd w:id="21"/>
    </w:p>
    <w:p w14:paraId="04D5AA99" w14:textId="44E8BCDF" w:rsidR="00553E8A" w:rsidRDefault="00B32FC7" w:rsidP="00553E8A">
      <w:pPr>
        <w:spacing w:line="480" w:lineRule="auto"/>
        <w:rPr>
          <w:u w:val="single"/>
        </w:rPr>
      </w:pPr>
      <w:r>
        <w:tab/>
      </w:r>
      <w:r w:rsidR="00733418">
        <w:t xml:space="preserve">CoachMe+ and their Warrior Performance Platform is a performance system that encompasses a user-facing application and backend database to serve athletic populations and organizations. CoachMe+ can serve as a data ecosystem for H2F-related data and serve end-users, especially </w:t>
      </w:r>
      <w:r w:rsidR="786E9D42">
        <w:t>Soldier</w:t>
      </w:r>
      <w:r w:rsidR="00733418">
        <w:t xml:space="preserve">s. Currently, CoachMe+ is commonly used in various levels of sports organizations and within different sectors of the DoD to handle data ingestion, storage, and visualizations and analysis. </w:t>
      </w:r>
    </w:p>
    <w:p w14:paraId="7510C564" w14:textId="7D6A01FC" w:rsidR="00503548" w:rsidRDefault="00503548" w:rsidP="00553E8A">
      <w:pPr>
        <w:spacing w:line="480" w:lineRule="auto"/>
        <w:rPr>
          <w:u w:val="single"/>
        </w:rPr>
      </w:pPr>
    </w:p>
    <w:p w14:paraId="59CDC0BD" w14:textId="2F953FD8" w:rsidR="00503548" w:rsidRPr="00503548" w:rsidRDefault="00503548" w:rsidP="00503548">
      <w:pPr>
        <w:spacing w:line="480" w:lineRule="auto"/>
        <w:rPr>
          <w:u w:val="single"/>
        </w:rPr>
      </w:pPr>
      <w:r w:rsidRPr="00503548">
        <w:rPr>
          <w:u w:val="single"/>
        </w:rPr>
        <w:t>Data Confidentiality, Integrity, and Privacy</w:t>
      </w:r>
    </w:p>
    <w:p w14:paraId="6CB26370" w14:textId="2541CB30" w:rsidR="00553E8A" w:rsidRPr="000958BA" w:rsidRDefault="00503548" w:rsidP="4860C611">
      <w:pPr>
        <w:spacing w:line="480" w:lineRule="auto"/>
      </w:pPr>
      <w:r>
        <w:tab/>
      </w:r>
      <w:r w:rsidR="003D644D">
        <w:t>R</w:t>
      </w:r>
      <w:r w:rsidR="00A16BE0">
        <w:t>eso</w:t>
      </w:r>
      <w:r w:rsidR="003D644D">
        <w:t xml:space="preserve">urces that describe accreditation </w:t>
      </w:r>
      <w:r w:rsidR="00EE06A3">
        <w:t xml:space="preserve">reflecting data security of CoachMe+ </w:t>
      </w:r>
      <w:r w:rsidR="7B1FABD9">
        <w:t>are</w:t>
      </w:r>
      <w:r w:rsidR="00EE06A3">
        <w:t xml:space="preserve"> limited. However, its data confidentiality, integrity, and privacy standards are reflected by its use in various sectors within the DoD. According to the company, the data security framework includes</w:t>
      </w:r>
      <w:r w:rsidR="00F801C4">
        <w:t xml:space="preserve"> specific levels of permission-based access, data encryption and proper identification/de-identification</w:t>
      </w:r>
      <w:r w:rsidR="00943994">
        <w:t xml:space="preserve">, and messaging encryption. </w:t>
      </w:r>
      <w:r w:rsidR="00CE50B6">
        <w:t xml:space="preserve">Data integrity, specifically, is established </w:t>
      </w:r>
      <w:r w:rsidR="005761B3">
        <w:t>in the back</w:t>
      </w:r>
      <w:r w:rsidR="73AAD6DE">
        <w:t xml:space="preserve"> </w:t>
      </w:r>
      <w:r w:rsidR="005761B3">
        <w:t xml:space="preserve">end of the platform in the processes that clean and organize data. </w:t>
      </w:r>
      <w:r w:rsidR="00E33479">
        <w:t>Data privacy</w:t>
      </w:r>
      <w:r w:rsidR="22244804">
        <w:t xml:space="preserve"> by</w:t>
      </w:r>
      <w:r w:rsidR="00E33479">
        <w:t xml:space="preserve"> ensuring that the right data permissions are set to the right person, is established through roles within the CoachMe+ installation. However, depending on the pricing tier, there </w:t>
      </w:r>
      <w:r w:rsidR="000958BA">
        <w:t xml:space="preserve">are limits to how many roles can be established. For example, in the basic tier, there are only 3 tiers of roles that can be established, but with the </w:t>
      </w:r>
      <w:r w:rsidR="000958BA">
        <w:rPr>
          <w:i/>
          <w:iCs/>
        </w:rPr>
        <w:t xml:space="preserve">“Elite” </w:t>
      </w:r>
      <w:r w:rsidR="000958BA">
        <w:t xml:space="preserve">tier, there is </w:t>
      </w:r>
      <w:r w:rsidR="007470F6">
        <w:t>configurability to the roles that are created. This contingency of data privacy on the cost tier that is selected is important to recognize.</w:t>
      </w:r>
    </w:p>
    <w:p w14:paraId="64C09BD2" w14:textId="29DAC99E" w:rsidR="1698C29C" w:rsidRDefault="1698C29C" w:rsidP="1698C29C">
      <w:pPr>
        <w:spacing w:line="480" w:lineRule="auto"/>
        <w:rPr>
          <w:u w:val="single"/>
        </w:rPr>
      </w:pPr>
    </w:p>
    <w:p w14:paraId="49A9DA4F" w14:textId="40D4B4B0" w:rsidR="00553E8A" w:rsidRDefault="2F4A6F27" w:rsidP="4860C611">
      <w:pPr>
        <w:spacing w:line="480" w:lineRule="auto"/>
        <w:rPr>
          <w:u w:val="single"/>
        </w:rPr>
      </w:pPr>
      <w:r w:rsidRPr="0717C16C">
        <w:rPr>
          <w:u w:val="single"/>
        </w:rPr>
        <w:t>Analysis &amp; Visualization</w:t>
      </w:r>
      <w:r>
        <w:t xml:space="preserve"> </w:t>
      </w:r>
    </w:p>
    <w:p w14:paraId="3F05AF70" w14:textId="4563036D" w:rsidR="00553E8A" w:rsidRPr="00BE3BF7" w:rsidRDefault="00295516" w:rsidP="4860C611">
      <w:pPr>
        <w:spacing w:line="480" w:lineRule="auto"/>
      </w:pPr>
      <w:r>
        <w:lastRenderedPageBreak/>
        <w:tab/>
        <w:t xml:space="preserve">CoachMe+ allows for </w:t>
      </w:r>
      <w:r w:rsidR="00D4332F">
        <w:t xml:space="preserve">data ingestion from </w:t>
      </w:r>
      <w:r w:rsidR="00C06D7F">
        <w:t>common human performance technologies, the CoachMe+ proprietary application, and other vendor APIs.</w:t>
      </w:r>
      <w:r w:rsidR="008B42B5">
        <w:t xml:space="preserve"> The data analysis of CoachMe+ is done in the</w:t>
      </w:r>
      <w:r w:rsidR="0059315F">
        <w:t>ir assessment and dashboard builder, or, when the analysis is more in-depth,</w:t>
      </w:r>
      <w:r w:rsidR="008B42B5">
        <w:t xml:space="preserve"> </w:t>
      </w:r>
      <w:r w:rsidR="003A0E00">
        <w:t xml:space="preserve">CoachMe+ </w:t>
      </w:r>
      <w:r w:rsidR="003A0E00">
        <w:rPr>
          <w:i/>
          <w:iCs/>
        </w:rPr>
        <w:t>AlgoEngine</w:t>
      </w:r>
      <w:r w:rsidR="003A0E00">
        <w:t xml:space="preserve">, which is their proprietary no-code approach to </w:t>
      </w:r>
      <w:r w:rsidR="00D30FAC">
        <w:t xml:space="preserve">data analysis. </w:t>
      </w:r>
      <w:r w:rsidR="00FF4BA4">
        <w:t xml:space="preserve">In </w:t>
      </w:r>
      <w:r w:rsidR="0059315F">
        <w:t xml:space="preserve">assessment builder, there are pre-defined calculations that can be applied to the different data that are available in the CoachMe+ system. Then, in the dashboard builder, </w:t>
      </w:r>
      <w:r w:rsidR="00BE3BF7">
        <w:t xml:space="preserve">the assessments are assigned to layout to generate the dashboard. Ultimately, the end-user dashboards are limited to the calculations that can be generated in the assessment builder and the </w:t>
      </w:r>
      <w:r w:rsidR="00BE3BF7">
        <w:rPr>
          <w:i/>
          <w:iCs/>
        </w:rPr>
        <w:t>AlgoEngine</w:t>
      </w:r>
      <w:r w:rsidR="00BE3BF7">
        <w:t xml:space="preserve">. However, access to the </w:t>
      </w:r>
      <w:r w:rsidR="00BE3BF7">
        <w:rPr>
          <w:i/>
          <w:iCs/>
        </w:rPr>
        <w:t>AlgoEngine</w:t>
      </w:r>
      <w:r w:rsidR="00BE3BF7">
        <w:t xml:space="preserve"> is generally restricted to Site Admin roles or to the vendor and requires additional training to navigate this part of the site and maximize its use.</w:t>
      </w:r>
    </w:p>
    <w:p w14:paraId="2115EE75" w14:textId="07EDD191" w:rsidR="0150D44E" w:rsidRDefault="0150D44E" w:rsidP="0150D44E">
      <w:pPr>
        <w:spacing w:line="480" w:lineRule="auto"/>
        <w:rPr>
          <w:u w:val="single"/>
        </w:rPr>
      </w:pPr>
    </w:p>
    <w:p w14:paraId="39D64A86" w14:textId="2459C6FD" w:rsidR="00553E8A" w:rsidRDefault="2F4A6F27" w:rsidP="4860C611">
      <w:pPr>
        <w:spacing w:line="480" w:lineRule="auto"/>
        <w:rPr>
          <w:u w:val="single"/>
        </w:rPr>
      </w:pPr>
      <w:r w:rsidRPr="0717C16C">
        <w:rPr>
          <w:u w:val="single"/>
        </w:rPr>
        <w:t>User Interface</w:t>
      </w:r>
      <w:r>
        <w:t xml:space="preserve"> </w:t>
      </w:r>
    </w:p>
    <w:p w14:paraId="23724905" w14:textId="74B22D29" w:rsidR="00553E8A" w:rsidRDefault="00330708" w:rsidP="4860C611">
      <w:pPr>
        <w:spacing w:line="480" w:lineRule="auto"/>
      </w:pPr>
      <w:r>
        <w:tab/>
        <w:t xml:space="preserve">A major goal identified related to the H2F system is the ability to serve the different users in the landscape of ARNG. For example, what senior leaders would like to see is going to be significantly different from what </w:t>
      </w:r>
      <w:r w:rsidR="786E9D42">
        <w:t>Soldier</w:t>
      </w:r>
      <w:r>
        <w:t xml:space="preserve">s would like to and need to see. </w:t>
      </w:r>
      <w:r w:rsidR="00DB07E6">
        <w:t xml:space="preserve">The CoachMe+ </w:t>
      </w:r>
      <w:r w:rsidR="001F15E1">
        <w:t xml:space="preserve">is an exceptional platform for disseminating </w:t>
      </w:r>
      <w:r w:rsidR="00FE7532">
        <w:t xml:space="preserve">resources and educating and for communicating with </w:t>
      </w:r>
      <w:r w:rsidR="786E9D42">
        <w:t>Soldier</w:t>
      </w:r>
      <w:r w:rsidR="00FE7532">
        <w:t xml:space="preserve">s. Accessing resources and educational content is very straightforward for </w:t>
      </w:r>
      <w:r w:rsidR="786E9D42">
        <w:t>Soldier</w:t>
      </w:r>
      <w:r w:rsidR="00FE7532">
        <w:t xml:space="preserve">s once the content is posted in the appropriate spot. For example, </w:t>
      </w:r>
      <w:r w:rsidR="00635E43">
        <w:t xml:space="preserve">in the program builder of CoachMe+ where physical training programs can be created and assigned to </w:t>
      </w:r>
      <w:r w:rsidR="786E9D42">
        <w:t>Soldier</w:t>
      </w:r>
      <w:r w:rsidR="00635E43">
        <w:t xml:space="preserve">s, it is not difficult to embed example videos of how to correctly do a certain exercise. This is especially relevant to the National Guard since members are not always </w:t>
      </w:r>
      <w:r w:rsidR="3EA4CB2D">
        <w:t>trained</w:t>
      </w:r>
      <w:r w:rsidR="00635E43">
        <w:t xml:space="preserve"> under the direct supervision of their physical training coach. Also</w:t>
      </w:r>
      <w:r w:rsidR="3E2A7879">
        <w:t>,</w:t>
      </w:r>
      <w:r w:rsidR="00635E43">
        <w:t xml:space="preserve"> for </w:t>
      </w:r>
      <w:r w:rsidR="786E9D42">
        <w:t>Soldier</w:t>
      </w:r>
      <w:r w:rsidR="00635E43">
        <w:t>s, the CoachMe+ application</w:t>
      </w:r>
      <w:r w:rsidR="006B281E">
        <w:t xml:space="preserve"> </w:t>
      </w:r>
      <w:r w:rsidR="2067B808">
        <w:t>can</w:t>
      </w:r>
      <w:r w:rsidR="006B281E">
        <w:t xml:space="preserve"> present back the user’s own data</w:t>
      </w:r>
      <w:r w:rsidR="00E42026">
        <w:t xml:space="preserve"> related to physical nutrition, any surveys, and nutritional information. However, one </w:t>
      </w:r>
      <w:r w:rsidR="00E42026">
        <w:lastRenderedPageBreak/>
        <w:t xml:space="preserve">aspect that might be valuable to ARNG </w:t>
      </w:r>
      <w:r w:rsidR="786E9D42">
        <w:t>Soldier</w:t>
      </w:r>
      <w:r w:rsidR="00E42026">
        <w:t xml:space="preserve">s is comparing that </w:t>
      </w:r>
      <w:r w:rsidR="786E9D42">
        <w:t>Soldier</w:t>
      </w:r>
      <w:r w:rsidR="00E42026">
        <w:t xml:space="preserve">’s data to </w:t>
      </w:r>
      <w:r w:rsidR="004D3CF0">
        <w:t xml:space="preserve">averages, for example, of his or her peers. </w:t>
      </w:r>
      <w:r w:rsidR="0072528D">
        <w:t>To the best of our knowledge, this would not be possible in CoachMe+</w:t>
      </w:r>
      <w:r w:rsidR="00A1515B">
        <w:t xml:space="preserve"> but very well could be configured with the support of the vendor. </w:t>
      </w:r>
      <w:r w:rsidR="004B03A4">
        <w:t xml:space="preserve">The user interface for other layers of the ARNG </w:t>
      </w:r>
      <w:r w:rsidR="00505048">
        <w:t xml:space="preserve">would be very similar to that of the </w:t>
      </w:r>
      <w:r w:rsidR="786E9D42">
        <w:t>Soldier</w:t>
      </w:r>
      <w:r w:rsidR="00505048">
        <w:t xml:space="preserve">s, except the main difference is the </w:t>
      </w:r>
      <w:r w:rsidR="00680E3B">
        <w:t xml:space="preserve">amount of data that </w:t>
      </w:r>
      <w:r w:rsidR="5F3BEA08">
        <w:t>is</w:t>
      </w:r>
      <w:r w:rsidR="00680E3B">
        <w:t xml:space="preserve"> presented on the home page. </w:t>
      </w:r>
      <w:r w:rsidR="006368A3">
        <w:t xml:space="preserve">While a </w:t>
      </w:r>
      <w:r w:rsidR="786E9D42">
        <w:t>Soldier</w:t>
      </w:r>
      <w:r w:rsidR="006368A3">
        <w:t xml:space="preserve"> only has access to his or her own data, the senior leader, coach, or administrator will see data from all members of that install of CoachMe+.</w:t>
      </w:r>
    </w:p>
    <w:p w14:paraId="195695DD" w14:textId="77777777" w:rsidR="007E6BD5" w:rsidRPr="00330708" w:rsidRDefault="007E6BD5" w:rsidP="4860C611">
      <w:pPr>
        <w:spacing w:line="480" w:lineRule="auto"/>
      </w:pPr>
    </w:p>
    <w:p w14:paraId="3D39DD95" w14:textId="65AB88A7" w:rsidR="00553E8A" w:rsidRDefault="2F4A6F27" w:rsidP="4860C611">
      <w:pPr>
        <w:spacing w:line="480" w:lineRule="auto"/>
        <w:rPr>
          <w:u w:val="single"/>
        </w:rPr>
      </w:pPr>
      <w:r w:rsidRPr="0717C16C">
        <w:rPr>
          <w:u w:val="single"/>
        </w:rPr>
        <w:t>Vendor Support</w:t>
      </w:r>
    </w:p>
    <w:p w14:paraId="21762246" w14:textId="1ECB772A" w:rsidR="4860C611" w:rsidRDefault="006368A3" w:rsidP="4860C611">
      <w:pPr>
        <w:spacing w:line="480" w:lineRule="auto"/>
      </w:pPr>
      <w:r>
        <w:tab/>
      </w:r>
      <w:r w:rsidR="06597ED0">
        <w:t>To</w:t>
      </w:r>
      <w:r>
        <w:t xml:space="preserve"> maximize the potential of CoachMe+, there is strong </w:t>
      </w:r>
      <w:r w:rsidR="25F6CB67">
        <w:t>support</w:t>
      </w:r>
      <w:r w:rsidR="003F1AB7">
        <w:t xml:space="preserve"> </w:t>
      </w:r>
      <w:r w:rsidR="172485EE">
        <w:t>from</w:t>
      </w:r>
      <w:r w:rsidR="003F1AB7">
        <w:t xml:space="preserve"> the vendor for support </w:t>
      </w:r>
      <w:r w:rsidR="00202B0C">
        <w:t xml:space="preserve">configuring, scaling, and building within the platform. </w:t>
      </w:r>
      <w:r w:rsidR="38B6CEDF">
        <w:t xml:space="preserve">CoachMe+ also helps with developing the back end of the SMS and </w:t>
      </w:r>
      <w:r w:rsidR="7EC8E5F5">
        <w:t>spearheads the integration with data sources</w:t>
      </w:r>
      <w:r w:rsidR="38B6CEDF">
        <w:t xml:space="preserve">. </w:t>
      </w:r>
      <w:r w:rsidR="1E775E51">
        <w:t>Despite this strong vendor reliance</w:t>
      </w:r>
      <w:r w:rsidR="0026392D">
        <w:t xml:space="preserve">, it is important to recognize that the support documentation for CoachMe+ is very in-depth and helpful. Although it would be more efficient to lean on the vendor for support, the CoachMe+ documentation might be able to lead a ARNG POC through steps to make the most of the CoachMe+ install. </w:t>
      </w:r>
    </w:p>
    <w:p w14:paraId="09047218" w14:textId="7170C698" w:rsidR="007E6BD5" w:rsidRDefault="007E6BD5" w:rsidP="4860C611">
      <w:pPr>
        <w:spacing w:line="480" w:lineRule="auto"/>
        <w:rPr>
          <w:u w:val="single"/>
        </w:rPr>
      </w:pPr>
    </w:p>
    <w:p w14:paraId="5E526546" w14:textId="1E523ABE" w:rsidR="2F4A6F27" w:rsidRDefault="2F4A6F27" w:rsidP="4860C611">
      <w:pPr>
        <w:spacing w:line="480" w:lineRule="auto"/>
        <w:rPr>
          <w:u w:val="single"/>
        </w:rPr>
      </w:pPr>
      <w:r w:rsidRPr="0717C16C">
        <w:rPr>
          <w:u w:val="single"/>
        </w:rPr>
        <w:t>Integration</w:t>
      </w:r>
      <w:r>
        <w:t xml:space="preserve"> </w:t>
      </w:r>
    </w:p>
    <w:p w14:paraId="22B8B2D1" w14:textId="3E0428AA" w:rsidR="4860C611" w:rsidRDefault="00EC255D" w:rsidP="4860C611">
      <w:pPr>
        <w:spacing w:line="480" w:lineRule="auto"/>
      </w:pPr>
      <w:r>
        <w:tab/>
        <w:t xml:space="preserve">CoachMe+ </w:t>
      </w:r>
      <w:r w:rsidR="00B62733">
        <w:t xml:space="preserve">is built to handle data from a list of different sources so the data are aggregated in one place. </w:t>
      </w:r>
      <w:r w:rsidR="00C57A28">
        <w:t>Common consumer wearable devices that are deployed for human performance that CoachMe+ ingests includes</w:t>
      </w:r>
      <w:r w:rsidR="007154FA">
        <w:t xml:space="preserve"> Apple HealthKit, </w:t>
      </w:r>
      <w:r w:rsidR="1F893B18">
        <w:t>Fitbit</w:t>
      </w:r>
      <w:r w:rsidR="007154FA">
        <w:t xml:space="preserve">, Garmin, </w:t>
      </w:r>
      <w:r w:rsidR="00AD53B2">
        <w:t xml:space="preserve">Polar Flow, and Whoop. There are other commercial technologies in the domain of </w:t>
      </w:r>
      <w:r w:rsidR="00FB7F8B">
        <w:t>velocity-based training, fatigue monitoring, timing ga</w:t>
      </w:r>
      <w:r w:rsidR="00406A27">
        <w:t>tes, scales, movement screening</w:t>
      </w:r>
      <w:r w:rsidR="00077F97">
        <w:t xml:space="preserve">, heart rate, global positioning </w:t>
      </w:r>
      <w:r w:rsidR="00077F97">
        <w:lastRenderedPageBreak/>
        <w:t xml:space="preserve">systems, and </w:t>
      </w:r>
      <w:r w:rsidR="00404663">
        <w:t xml:space="preserve">force plates. Notably, some of these data ingestions are through APIs and others are done using a CSV manual upload. </w:t>
      </w:r>
      <w:r w:rsidR="00FE6ED3">
        <w:t xml:space="preserve">Furthermore, the </w:t>
      </w:r>
      <w:r w:rsidR="00DC5875">
        <w:t>price tier that CoachMe+ is deployed with will also affect the amount of device integrations that are possible.</w:t>
      </w:r>
    </w:p>
    <w:p w14:paraId="0161A1A9" w14:textId="3B5E789B" w:rsidR="00DC5875" w:rsidRPr="00EC255D" w:rsidRDefault="00DC5875" w:rsidP="4860C611">
      <w:pPr>
        <w:spacing w:line="480" w:lineRule="auto"/>
      </w:pPr>
      <w:r>
        <w:tab/>
        <w:t xml:space="preserve">A major limitation of the </w:t>
      </w:r>
      <w:r w:rsidR="00377E44">
        <w:t xml:space="preserve">research presented herein is that a centralized data ecosystem, no matter the platform, is contingent on the currently used systems </w:t>
      </w:r>
      <w:r w:rsidR="0893FDF5">
        <w:t>having</w:t>
      </w:r>
      <w:r w:rsidR="00377E44">
        <w:t xml:space="preserve"> proficient APIs that can </w:t>
      </w:r>
      <w:r w:rsidR="00632B3F">
        <w:t xml:space="preserve">allow for data transfer from that system to another. </w:t>
      </w:r>
      <w:r w:rsidR="002F2393">
        <w:t xml:space="preserve">The present research outlines platforms, like CoachMe+, that could serve the central repository role, </w:t>
      </w:r>
      <w:r w:rsidR="00761C9B">
        <w:t>but does not confirm if the currently used systems would allow the critical data export step.</w:t>
      </w:r>
    </w:p>
    <w:p w14:paraId="3E48889D" w14:textId="54245A7B" w:rsidR="5B78DEE0" w:rsidRDefault="5B78DEE0" w:rsidP="5B78DEE0">
      <w:pPr>
        <w:spacing w:line="480" w:lineRule="auto"/>
        <w:rPr>
          <w:u w:val="single"/>
        </w:rPr>
      </w:pPr>
    </w:p>
    <w:p w14:paraId="7A7D82DA" w14:textId="1ADC418C" w:rsidR="2F4A6F27" w:rsidRDefault="2F4A6F27" w:rsidP="4860C611">
      <w:pPr>
        <w:spacing w:line="480" w:lineRule="auto"/>
        <w:rPr>
          <w:u w:val="single"/>
        </w:rPr>
      </w:pPr>
      <w:r w:rsidRPr="0717C16C">
        <w:rPr>
          <w:u w:val="single"/>
        </w:rPr>
        <w:t>Scalability</w:t>
      </w:r>
      <w:r>
        <w:t xml:space="preserve"> </w:t>
      </w:r>
    </w:p>
    <w:p w14:paraId="3C4EB8B8" w14:textId="63CD41B5" w:rsidR="4860C611" w:rsidRDefault="00835A04" w:rsidP="4860C611">
      <w:pPr>
        <w:spacing w:line="480" w:lineRule="auto"/>
      </w:pPr>
      <w:r>
        <w:tab/>
        <w:t xml:space="preserve">A major point of consideration for the ARNG related to the H2F system is the current landscape and the numerous potential roles that would need unique permissions. </w:t>
      </w:r>
      <w:r w:rsidR="00D47B82">
        <w:t xml:space="preserve">The rights, roles, and permissions of a </w:t>
      </w:r>
      <w:r>
        <w:t>CoachMe+</w:t>
      </w:r>
      <w:r w:rsidR="00D47B82">
        <w:t xml:space="preserve"> depends on the pricing tier that is selected</w:t>
      </w:r>
      <w:r w:rsidR="00D87FEC">
        <w:t xml:space="preserve"> (</w:t>
      </w:r>
      <w:hyperlink r:id="rId26" w:anchor="Rights,-Roles,%20and%20Permissions" w:history="1">
        <w:r w:rsidR="00D87FEC" w:rsidRPr="00D87FEC">
          <w:rPr>
            <w:rStyle w:val="Hyperlink"/>
          </w:rPr>
          <w:t>CoachMe+ Tier Explanation</w:t>
        </w:r>
      </w:hyperlink>
      <w:r w:rsidR="00D87FEC">
        <w:t>)</w:t>
      </w:r>
      <w:r w:rsidR="00D47B82">
        <w:t>. The basic options/tiers only allow for a maximum of 3 fixed roles, while the “</w:t>
      </w:r>
      <w:r w:rsidR="00D47B82">
        <w:rPr>
          <w:i/>
          <w:iCs/>
        </w:rPr>
        <w:t>Elite”</w:t>
      </w:r>
      <w:r w:rsidR="00D47B82">
        <w:t xml:space="preserve"> </w:t>
      </w:r>
      <w:r w:rsidR="003D78C9">
        <w:t xml:space="preserve">tier allows for configurable roles. </w:t>
      </w:r>
      <w:r w:rsidR="00ED03D2">
        <w:t xml:space="preserve">The number of potential roles and permissions sets could potentially limit the scalability to the entire ARNG and its ability to serve as a centralized data and resource repository. This limited number of roles and permissions would essentially mean there is a potential for different states to all be able to see </w:t>
      </w:r>
      <w:r w:rsidR="786E9D42">
        <w:t>Soldier</w:t>
      </w:r>
      <w:r w:rsidR="00ED03D2">
        <w:t xml:space="preserve">s’ data from another state or territory. </w:t>
      </w:r>
      <w:r w:rsidR="00C52054">
        <w:t>Although this could be avoided with the higher tier, it is still noteworthy.</w:t>
      </w:r>
    </w:p>
    <w:p w14:paraId="06B9321E" w14:textId="77777777" w:rsidR="007E6BD5" w:rsidRPr="00D47B82" w:rsidRDefault="007E6BD5" w:rsidP="4860C611">
      <w:pPr>
        <w:spacing w:line="480" w:lineRule="auto"/>
      </w:pPr>
    </w:p>
    <w:p w14:paraId="6FF66E6C" w14:textId="328E3ECF" w:rsidR="00553E8A" w:rsidRDefault="00553E8A" w:rsidP="00553E8A">
      <w:pPr>
        <w:spacing w:line="480" w:lineRule="auto"/>
        <w:rPr>
          <w:u w:val="single"/>
        </w:rPr>
      </w:pPr>
      <w:r w:rsidRPr="0717C16C">
        <w:rPr>
          <w:u w:val="single"/>
        </w:rPr>
        <w:t>Cost</w:t>
      </w:r>
    </w:p>
    <w:p w14:paraId="2D60BB25" w14:textId="778A2241" w:rsidR="00553E8A" w:rsidRDefault="00C52054" w:rsidP="00553E8A">
      <w:pPr>
        <w:spacing w:line="480" w:lineRule="auto"/>
      </w:pPr>
      <w:r>
        <w:lastRenderedPageBreak/>
        <w:tab/>
        <w:t xml:space="preserve">The exact cost of using CoachMe+ to serve as the centralized data and resource repository for ARNG related to the H2F system is unclear from our research. However, the content referenced in this document that begins to address this is the </w:t>
      </w:r>
      <w:hyperlink r:id="rId27" w:history="1">
        <w:r w:rsidR="00DE4C36" w:rsidRPr="00DE4C36">
          <w:rPr>
            <w:rStyle w:val="Hyperlink"/>
          </w:rPr>
          <w:t>pricing page for CoachMe+.</w:t>
        </w:r>
      </w:hyperlink>
    </w:p>
    <w:p w14:paraId="77DCACE7" w14:textId="410325CB" w:rsidR="007E6BD5" w:rsidRPr="00C52054" w:rsidRDefault="007E6BD5" w:rsidP="00553E8A">
      <w:pPr>
        <w:spacing w:line="480" w:lineRule="auto"/>
      </w:pPr>
    </w:p>
    <w:p w14:paraId="225260DF" w14:textId="16640749" w:rsidR="00B845AB" w:rsidRDefault="00B845AB" w:rsidP="00B845AB">
      <w:pPr>
        <w:pStyle w:val="Caption"/>
        <w:keepNext/>
      </w:pPr>
      <w:bookmarkStart w:id="22" w:name="_Toc142037130"/>
      <w:r>
        <w:t xml:space="preserve">Table </w:t>
      </w:r>
      <w:r w:rsidR="00B5232D">
        <w:fldChar w:fldCharType="begin"/>
      </w:r>
      <w:r w:rsidR="00B5232D">
        <w:instrText xml:space="preserve"> SEQ Table \* ARABIC </w:instrText>
      </w:r>
      <w:r w:rsidR="00B5232D">
        <w:fldChar w:fldCharType="separate"/>
      </w:r>
      <w:r w:rsidR="00215AFF">
        <w:rPr>
          <w:noProof/>
        </w:rPr>
        <w:t>2</w:t>
      </w:r>
      <w:r w:rsidR="00B5232D">
        <w:rPr>
          <w:noProof/>
        </w:rPr>
        <w:fldChar w:fldCharType="end"/>
      </w:r>
      <w:r>
        <w:t>. CoachMe+ Criteria Evaluation</w:t>
      </w:r>
      <w:bookmarkEnd w:id="22"/>
    </w:p>
    <w:p w14:paraId="0D25E772" w14:textId="13B0ADC4" w:rsidR="007E6BD5" w:rsidRDefault="0EE8E32D" w:rsidP="1698C29C">
      <w:pPr>
        <w:spacing w:line="480" w:lineRule="auto"/>
        <w:rPr>
          <w:u w:val="single"/>
        </w:rPr>
      </w:pPr>
      <w:r>
        <w:rPr>
          <w:noProof/>
        </w:rPr>
        <w:drawing>
          <wp:inline distT="0" distB="0" distL="0" distR="0" wp14:anchorId="03C7AFCC" wp14:editId="1B7193AB">
            <wp:extent cx="6053666" cy="1835739"/>
            <wp:effectExtent l="0" t="0" r="4445" b="0"/>
            <wp:docPr id="1963986983" name="Picture 1963986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98698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53666" cy="1835739"/>
                    </a:xfrm>
                    <a:prstGeom prst="rect">
                      <a:avLst/>
                    </a:prstGeom>
                  </pic:spPr>
                </pic:pic>
              </a:graphicData>
            </a:graphic>
          </wp:inline>
        </w:drawing>
      </w:r>
    </w:p>
    <w:p w14:paraId="2717195B" w14:textId="644E1C39" w:rsidR="00B32FC7" w:rsidRPr="00B32FC7" w:rsidRDefault="00B32FC7" w:rsidP="00B32FC7"/>
    <w:p w14:paraId="3808F55F" w14:textId="7A4FB7DB" w:rsidR="0024579C" w:rsidRDefault="0024579C" w:rsidP="00B32FC7">
      <w:pPr>
        <w:pStyle w:val="Heading2"/>
        <w:spacing w:line="480" w:lineRule="auto"/>
      </w:pPr>
      <w:bookmarkStart w:id="23" w:name="_Toc142037162"/>
      <w:r>
        <w:t xml:space="preserve">Primary Recommendation: </w:t>
      </w:r>
      <w:r w:rsidR="5F598040">
        <w:t xml:space="preserve">Power BI + </w:t>
      </w:r>
      <w:r>
        <w:t>Microsoft Enterprise</w:t>
      </w:r>
      <w:bookmarkEnd w:id="23"/>
    </w:p>
    <w:p w14:paraId="25655E44" w14:textId="1290BDA1" w:rsidR="00553E8A" w:rsidRDefault="2C3DB814" w:rsidP="0717C16C">
      <w:pPr>
        <w:spacing w:line="480" w:lineRule="auto"/>
        <w:ind w:firstLine="720"/>
      </w:pPr>
      <w:r w:rsidRPr="42C54E55">
        <w:rPr>
          <w:rFonts w:eastAsia="Times New Roman" w:cs="Times New Roman"/>
          <w:color w:val="000000" w:themeColor="text1"/>
        </w:rPr>
        <w:t xml:space="preserve">Microsoft Azure is a cloud provider dominating the current global cloud market alongside Google Cloud Platform and Amazon Web Services. After Q1 2023, AWS had 32% of </w:t>
      </w:r>
      <w:r w:rsidR="6005800A" w:rsidRPr="14DF388B">
        <w:rPr>
          <w:rFonts w:eastAsia="Times New Roman" w:cs="Times New Roman"/>
          <w:color w:val="000000" w:themeColor="text1"/>
        </w:rPr>
        <w:t xml:space="preserve">the </w:t>
      </w:r>
      <w:r w:rsidRPr="42C54E55">
        <w:rPr>
          <w:rFonts w:eastAsia="Times New Roman" w:cs="Times New Roman"/>
          <w:color w:val="000000" w:themeColor="text1"/>
        </w:rPr>
        <w:t>market share followed by Azure’s 23% and GCP’s 10%.</w:t>
      </w:r>
      <w:r w:rsidRPr="14DF388B">
        <w:rPr>
          <w:rStyle w:val="FootnoteReference"/>
          <w:rFonts w:eastAsia="Times New Roman" w:cs="Times New Roman"/>
          <w:color w:val="000000" w:themeColor="text1"/>
        </w:rPr>
        <w:footnoteReference w:id="4"/>
      </w:r>
      <w:r w:rsidRPr="42C54E55">
        <w:rPr>
          <w:rFonts w:eastAsia="Times New Roman" w:cs="Times New Roman"/>
          <w:color w:val="000000" w:themeColor="text1"/>
        </w:rPr>
        <w:t xml:space="preserve"> Each cloud provider offers various products and services for customers including storage, data warehouses, data lakes, and analytics and business intelligence (ABI) platforms. Out of these three different cloud providers, Azure stands out as the best provider to use for the ARNG’s H2F ecosystem because of its extensive product portfolio, ability to easily integrate with the existing Microsoft products already used by </w:t>
      </w:r>
      <w:r w:rsidRPr="42C54E55">
        <w:rPr>
          <w:rFonts w:eastAsia="Times New Roman" w:cs="Times New Roman"/>
          <w:color w:val="000000" w:themeColor="text1"/>
        </w:rPr>
        <w:lastRenderedPageBreak/>
        <w:t>H2F stakeholders, and the existing Microsoft expertise within the DoD.</w:t>
      </w:r>
      <w:r w:rsidRPr="14DF388B">
        <w:rPr>
          <w:rStyle w:val="FootnoteReference"/>
          <w:rFonts w:eastAsia="Times New Roman" w:cs="Times New Roman"/>
          <w:color w:val="000000" w:themeColor="text1"/>
        </w:rPr>
        <w:footnoteReference w:id="5"/>
      </w:r>
      <w:r w:rsidRPr="42C54E55">
        <w:rPr>
          <w:rFonts w:eastAsia="Times New Roman" w:cs="Times New Roman"/>
          <w:color w:val="000000" w:themeColor="text1"/>
        </w:rPr>
        <w:t xml:space="preserve"> By using Azure products to host and create this backend and front end of the H2F ecosystem, the ABI platform used would be Azure’s Power BI. The following evaluation of Power BI’s capabilities and cost is based on the licensing of Power BI Pro/Premium Per User plus one Power BI Premium capacity.   </w:t>
      </w:r>
    </w:p>
    <w:p w14:paraId="2C16488F" w14:textId="7D9AF491" w:rsidR="7CD2CBA2" w:rsidRDefault="7CD2CBA2" w:rsidP="14DF388B">
      <w:pPr>
        <w:spacing w:line="480" w:lineRule="auto"/>
        <w:rPr>
          <w:u w:val="single"/>
        </w:rPr>
      </w:pPr>
    </w:p>
    <w:p w14:paraId="49EF466A" w14:textId="64CCEAE9" w:rsidR="6D084DA0" w:rsidRDefault="6D084DA0" w:rsidP="22D984FA">
      <w:pPr>
        <w:spacing w:line="480" w:lineRule="auto"/>
        <w:rPr>
          <w:u w:val="single"/>
        </w:rPr>
      </w:pPr>
      <w:r w:rsidRPr="22D984FA">
        <w:rPr>
          <w:u w:val="single"/>
        </w:rPr>
        <w:t>Data Confidentiality, Integrity, and Privacy</w:t>
      </w:r>
    </w:p>
    <w:p w14:paraId="5FA1984F" w14:textId="79E3BC91" w:rsidR="0717C16C" w:rsidRDefault="6EB64C79" w:rsidP="14DF388B">
      <w:pPr>
        <w:spacing w:line="480" w:lineRule="auto"/>
        <w:ind w:firstLine="720"/>
        <w:rPr>
          <w:rFonts w:eastAsia="Times New Roman" w:cs="Times New Roman"/>
          <w:color w:val="161616"/>
        </w:rPr>
      </w:pPr>
      <w:r w:rsidRPr="14DF388B">
        <w:rPr>
          <w:rFonts w:eastAsia="Times New Roman" w:cs="Times New Roman"/>
          <w:color w:val="000000" w:themeColor="text1"/>
        </w:rPr>
        <w:t xml:space="preserve">The ARNG currently licenses Power BI </w:t>
      </w:r>
      <w:r w:rsidR="7BF241EB" w:rsidRPr="14DF388B">
        <w:rPr>
          <w:rFonts w:eastAsia="Times New Roman" w:cs="Times New Roman"/>
          <w:color w:val="000000" w:themeColor="text1"/>
        </w:rPr>
        <w:t>from</w:t>
      </w:r>
      <w:r w:rsidR="1C87C59C" w:rsidRPr="14DF388B">
        <w:rPr>
          <w:rFonts w:eastAsia="Times New Roman" w:cs="Times New Roman"/>
          <w:color w:val="000000" w:themeColor="text1"/>
        </w:rPr>
        <w:t xml:space="preserve"> Microsoft’s cloud provider called </w:t>
      </w:r>
      <w:r w:rsidRPr="740CF5AF">
        <w:rPr>
          <w:rFonts w:eastAsia="Times New Roman" w:cs="Times New Roman"/>
          <w:i/>
          <w:iCs/>
          <w:color w:val="000000" w:themeColor="text1"/>
        </w:rPr>
        <w:t>Azure Government</w:t>
      </w:r>
      <w:r w:rsidRPr="14DF388B">
        <w:rPr>
          <w:rFonts w:eastAsia="Times New Roman" w:cs="Times New Roman"/>
          <w:color w:val="000000" w:themeColor="text1"/>
        </w:rPr>
        <w:t>.</w:t>
      </w:r>
      <w:r w:rsidR="40798B5F" w:rsidRPr="14DF388B">
        <w:rPr>
          <w:rFonts w:eastAsia="Times New Roman" w:cs="Times New Roman"/>
          <w:color w:val="000000" w:themeColor="text1"/>
        </w:rPr>
        <w:t xml:space="preserve"> Microsoft</w:t>
      </w:r>
      <w:r w:rsidR="580A4CC5" w:rsidRPr="14DF388B">
        <w:rPr>
          <w:rFonts w:eastAsia="Times New Roman" w:cs="Times New Roman"/>
          <w:color w:val="000000" w:themeColor="text1"/>
        </w:rPr>
        <w:t>’s</w:t>
      </w:r>
      <w:r w:rsidR="40798B5F" w:rsidRPr="14DF388B">
        <w:rPr>
          <w:rFonts w:eastAsia="Times New Roman" w:cs="Times New Roman"/>
          <w:color w:val="000000" w:themeColor="text1"/>
        </w:rPr>
        <w:t xml:space="preserve"> cloud provider </w:t>
      </w:r>
      <w:r w:rsidR="68B4082F" w:rsidRPr="14DF388B">
        <w:rPr>
          <w:rFonts w:eastAsia="Times New Roman" w:cs="Times New Roman"/>
          <w:color w:val="000000" w:themeColor="text1"/>
        </w:rPr>
        <w:t xml:space="preserve">for </w:t>
      </w:r>
      <w:r w:rsidR="0FEBB68C" w:rsidRPr="14DF388B">
        <w:rPr>
          <w:rFonts w:eastAsia="Times New Roman" w:cs="Times New Roman"/>
          <w:color w:val="000000" w:themeColor="text1"/>
        </w:rPr>
        <w:t>commercial</w:t>
      </w:r>
      <w:r w:rsidR="68B4082F" w:rsidRPr="14DF388B">
        <w:rPr>
          <w:rFonts w:eastAsia="Times New Roman" w:cs="Times New Roman"/>
          <w:color w:val="000000" w:themeColor="text1"/>
        </w:rPr>
        <w:t xml:space="preserve"> usage </w:t>
      </w:r>
      <w:r w:rsidR="3FC80F4D" w:rsidRPr="14DF388B">
        <w:rPr>
          <w:rFonts w:eastAsia="Times New Roman" w:cs="Times New Roman"/>
          <w:color w:val="000000" w:themeColor="text1"/>
        </w:rPr>
        <w:t>is just called</w:t>
      </w:r>
      <w:r w:rsidR="40798B5F" w:rsidRPr="14DF388B">
        <w:rPr>
          <w:rFonts w:eastAsia="Times New Roman" w:cs="Times New Roman"/>
          <w:color w:val="000000" w:themeColor="text1"/>
        </w:rPr>
        <w:t xml:space="preserve"> </w:t>
      </w:r>
      <w:r w:rsidR="40798B5F" w:rsidRPr="740CF5AF">
        <w:rPr>
          <w:rFonts w:eastAsia="Times New Roman" w:cs="Times New Roman"/>
          <w:i/>
          <w:iCs/>
          <w:color w:val="000000" w:themeColor="text1"/>
        </w:rPr>
        <w:t>Azure</w:t>
      </w:r>
      <w:r w:rsidR="34A689C1" w:rsidRPr="740CF5AF">
        <w:rPr>
          <w:rFonts w:eastAsia="Times New Roman" w:cs="Times New Roman"/>
          <w:i/>
          <w:iCs/>
          <w:color w:val="000000" w:themeColor="text1"/>
        </w:rPr>
        <w:t xml:space="preserve"> </w:t>
      </w:r>
      <w:r w:rsidR="34A689C1" w:rsidRPr="14DF388B">
        <w:rPr>
          <w:rFonts w:eastAsia="Times New Roman" w:cs="Times New Roman"/>
          <w:color w:val="000000" w:themeColor="text1"/>
        </w:rPr>
        <w:t xml:space="preserve">and </w:t>
      </w:r>
      <w:r w:rsidR="4654E6E5" w:rsidRPr="14DF388B">
        <w:rPr>
          <w:rFonts w:eastAsia="Times New Roman" w:cs="Times New Roman"/>
          <w:color w:val="000000" w:themeColor="text1"/>
        </w:rPr>
        <w:t>the</w:t>
      </w:r>
      <w:r w:rsidR="34A689C1" w:rsidRPr="14DF388B">
        <w:rPr>
          <w:rFonts w:eastAsia="Times New Roman" w:cs="Times New Roman"/>
          <w:color w:val="000000" w:themeColor="text1"/>
        </w:rPr>
        <w:t xml:space="preserve"> distinction </w:t>
      </w:r>
      <w:r w:rsidR="27357835" w:rsidRPr="14DF388B">
        <w:rPr>
          <w:rFonts w:eastAsia="Times New Roman" w:cs="Times New Roman"/>
          <w:color w:val="000000" w:themeColor="text1"/>
        </w:rPr>
        <w:t xml:space="preserve">between the two </w:t>
      </w:r>
      <w:r w:rsidR="34A689C1" w:rsidRPr="14DF388B">
        <w:rPr>
          <w:rFonts w:eastAsia="Times New Roman" w:cs="Times New Roman"/>
          <w:color w:val="000000" w:themeColor="text1"/>
        </w:rPr>
        <w:t xml:space="preserve">is important to understand. </w:t>
      </w:r>
      <w:r w:rsidR="44F3490F" w:rsidRPr="14DF388B">
        <w:rPr>
          <w:rFonts w:eastAsia="Times New Roman" w:cs="Times New Roman"/>
          <w:color w:val="000000" w:themeColor="text1"/>
        </w:rPr>
        <w:t>Azure Government</w:t>
      </w:r>
      <w:r w:rsidR="1F6A7E06" w:rsidRPr="14DF388B">
        <w:rPr>
          <w:rFonts w:eastAsia="Times New Roman" w:cs="Times New Roman"/>
          <w:color w:val="000000" w:themeColor="text1"/>
        </w:rPr>
        <w:t>’s cloud</w:t>
      </w:r>
      <w:r w:rsidR="44F3490F" w:rsidRPr="14DF388B">
        <w:rPr>
          <w:rFonts w:eastAsia="Times New Roman" w:cs="Times New Roman"/>
          <w:color w:val="000000" w:themeColor="text1"/>
        </w:rPr>
        <w:t xml:space="preserve"> is physically separated from Azure</w:t>
      </w:r>
      <w:r w:rsidR="782FD61D" w:rsidRPr="14DF388B">
        <w:rPr>
          <w:rFonts w:eastAsia="Times New Roman" w:cs="Times New Roman"/>
          <w:color w:val="000000" w:themeColor="text1"/>
        </w:rPr>
        <w:t>’s</w:t>
      </w:r>
      <w:r w:rsidR="44F3490F" w:rsidRPr="14DF388B">
        <w:rPr>
          <w:rFonts w:eastAsia="Times New Roman" w:cs="Times New Roman"/>
          <w:color w:val="000000" w:themeColor="text1"/>
        </w:rPr>
        <w:t xml:space="preserve"> </w:t>
      </w:r>
      <w:r w:rsidR="0A91DE11" w:rsidRPr="14DF388B">
        <w:rPr>
          <w:rFonts w:eastAsia="Times New Roman" w:cs="Times New Roman"/>
          <w:color w:val="000000" w:themeColor="text1"/>
        </w:rPr>
        <w:t xml:space="preserve">commercial one </w:t>
      </w:r>
      <w:r w:rsidR="7C683AF3" w:rsidRPr="14DF388B">
        <w:rPr>
          <w:rFonts w:eastAsia="Times New Roman" w:cs="Times New Roman"/>
          <w:color w:val="000000" w:themeColor="text1"/>
        </w:rPr>
        <w:t xml:space="preserve">and is </w:t>
      </w:r>
      <w:r w:rsidR="0616A44A" w:rsidRPr="14DF388B">
        <w:rPr>
          <w:rFonts w:eastAsia="Times New Roman" w:cs="Times New Roman"/>
          <w:color w:val="000000" w:themeColor="text1"/>
        </w:rPr>
        <w:t xml:space="preserve">meant to be </w:t>
      </w:r>
      <w:r w:rsidR="7C683AF3" w:rsidRPr="14DF388B">
        <w:rPr>
          <w:rFonts w:eastAsia="Times New Roman" w:cs="Times New Roman"/>
          <w:color w:val="000000" w:themeColor="text1"/>
        </w:rPr>
        <w:t>used by the DoD, federal/state/local government, and intelligence communities</w:t>
      </w:r>
      <w:r w:rsidR="50094BA1" w:rsidRPr="14DF388B">
        <w:rPr>
          <w:rFonts w:eastAsia="Times New Roman" w:cs="Times New Roman"/>
          <w:color w:val="000000" w:themeColor="text1"/>
        </w:rPr>
        <w:t xml:space="preserve">. </w:t>
      </w:r>
      <w:r w:rsidR="704AE70D" w:rsidRPr="14DF388B">
        <w:rPr>
          <w:rFonts w:eastAsia="Times New Roman" w:cs="Times New Roman"/>
          <w:color w:val="000000" w:themeColor="text1"/>
        </w:rPr>
        <w:t xml:space="preserve">Azure Government offers </w:t>
      </w:r>
      <w:r w:rsidR="4F9D59A6" w:rsidRPr="14DF388B">
        <w:rPr>
          <w:rFonts w:eastAsia="Times New Roman" w:cs="Times New Roman"/>
          <w:color w:val="000000" w:themeColor="text1"/>
        </w:rPr>
        <w:t>the s</w:t>
      </w:r>
      <w:r w:rsidR="1A8B397E" w:rsidRPr="14DF388B">
        <w:rPr>
          <w:rFonts w:eastAsia="Times New Roman" w:cs="Times New Roman"/>
          <w:color w:val="000000" w:themeColor="text1"/>
        </w:rPr>
        <w:t>ame</w:t>
      </w:r>
      <w:r w:rsidR="4F9D59A6" w:rsidRPr="14DF388B">
        <w:rPr>
          <w:rFonts w:eastAsia="Times New Roman" w:cs="Times New Roman"/>
          <w:color w:val="000000" w:themeColor="text1"/>
        </w:rPr>
        <w:t xml:space="preserve"> products offered by commercial Azure such as Power BI</w:t>
      </w:r>
      <w:r w:rsidR="6410A33A" w:rsidRPr="14DF388B">
        <w:rPr>
          <w:rFonts w:eastAsia="Times New Roman" w:cs="Times New Roman"/>
          <w:color w:val="000000" w:themeColor="text1"/>
        </w:rPr>
        <w:t>, data warehouse products, and data infrastructure, but this ecosystem was specifically made to meet compliance and security requirements so that U.S. government organizations could handle classified data.</w:t>
      </w:r>
      <w:r w:rsidR="0717C16C" w:rsidRPr="14DF388B">
        <w:rPr>
          <w:rStyle w:val="FootnoteReference"/>
          <w:rFonts w:eastAsia="Times New Roman" w:cs="Times New Roman"/>
          <w:color w:val="000000" w:themeColor="text1"/>
        </w:rPr>
        <w:footnoteReference w:id="6"/>
      </w:r>
      <w:r w:rsidR="68E460FA" w:rsidRPr="14DF388B">
        <w:rPr>
          <w:rFonts w:eastAsia="Times New Roman" w:cs="Times New Roman"/>
          <w:color w:val="000000" w:themeColor="text1"/>
        </w:rPr>
        <w:t xml:space="preserve"> Azure Government</w:t>
      </w:r>
      <w:r w:rsidR="19F57EAE" w:rsidRPr="14DF388B">
        <w:rPr>
          <w:rFonts w:eastAsia="Times New Roman" w:cs="Times New Roman"/>
          <w:color w:val="000000" w:themeColor="text1"/>
        </w:rPr>
        <w:t xml:space="preserve"> and all the produ</w:t>
      </w:r>
      <w:r w:rsidR="12A31DDC" w:rsidRPr="14DF388B">
        <w:rPr>
          <w:rFonts w:eastAsia="Times New Roman" w:cs="Times New Roman"/>
          <w:color w:val="000000" w:themeColor="text1"/>
        </w:rPr>
        <w:t xml:space="preserve">cts it offers, including Power BI, </w:t>
      </w:r>
      <w:r w:rsidR="33B30396" w:rsidRPr="14DF388B">
        <w:rPr>
          <w:rFonts w:eastAsia="Times New Roman" w:cs="Times New Roman"/>
          <w:color w:val="000000" w:themeColor="text1"/>
        </w:rPr>
        <w:t>are</w:t>
      </w:r>
      <w:r w:rsidR="19F57EAE" w:rsidRPr="14DF388B">
        <w:rPr>
          <w:rFonts w:eastAsia="Times New Roman" w:cs="Times New Roman"/>
          <w:color w:val="000000" w:themeColor="text1"/>
        </w:rPr>
        <w:t xml:space="preserve"> Fed</w:t>
      </w:r>
      <w:r w:rsidR="55837998" w:rsidRPr="14DF388B">
        <w:rPr>
          <w:rFonts w:eastAsia="Times New Roman" w:cs="Times New Roman"/>
          <w:color w:val="000000" w:themeColor="text1"/>
        </w:rPr>
        <w:t xml:space="preserve">RAMP authorized and </w:t>
      </w:r>
      <w:r w:rsidR="3AA5ECD4" w:rsidRPr="14DF388B">
        <w:rPr>
          <w:rFonts w:eastAsia="Times New Roman" w:cs="Times New Roman"/>
          <w:color w:val="000000" w:themeColor="text1"/>
        </w:rPr>
        <w:t>have</w:t>
      </w:r>
      <w:r w:rsidR="2552AEE6" w:rsidRPr="14DF388B">
        <w:rPr>
          <w:rFonts w:eastAsia="Times New Roman" w:cs="Times New Roman"/>
          <w:color w:val="000000" w:themeColor="text1"/>
        </w:rPr>
        <w:t xml:space="preserve"> IL2, IL4, and IL5 authorizations. </w:t>
      </w:r>
      <w:bookmarkStart w:id="24" w:name="_Int_iz6k5vvE"/>
      <w:r w:rsidR="5A42F53F" w:rsidRPr="5DC3EF40">
        <w:rPr>
          <w:rFonts w:eastAsia="Times New Roman" w:cs="Times New Roman"/>
          <w:color w:val="161616"/>
        </w:rPr>
        <w:t>Azure</w:t>
      </w:r>
      <w:bookmarkEnd w:id="24"/>
      <w:r w:rsidR="5A42F53F" w:rsidRPr="5DC3EF40">
        <w:rPr>
          <w:rFonts w:eastAsia="Times New Roman" w:cs="Times New Roman"/>
          <w:color w:val="161616"/>
        </w:rPr>
        <w:t xml:space="preserve"> Government can also meet compliance requirements such as </w:t>
      </w:r>
      <w:r w:rsidR="701EB4EE" w:rsidRPr="5DC3EF40">
        <w:rPr>
          <w:rFonts w:eastAsia="Times New Roman" w:cs="Times New Roman"/>
          <w:color w:val="161616"/>
        </w:rPr>
        <w:t xml:space="preserve">the </w:t>
      </w:r>
      <w:r w:rsidR="783A4D09" w:rsidRPr="5DC3EF40">
        <w:rPr>
          <w:rFonts w:eastAsia="Times New Roman" w:cs="Times New Roman"/>
          <w:color w:val="161616"/>
        </w:rPr>
        <w:t>Defense Federal Acquisition</w:t>
      </w:r>
      <w:r w:rsidR="6A45697D" w:rsidRPr="5DC3EF40">
        <w:rPr>
          <w:rFonts w:eastAsia="Times New Roman" w:cs="Times New Roman"/>
          <w:color w:val="161616"/>
        </w:rPr>
        <w:t xml:space="preserve"> Regulation Supplement</w:t>
      </w:r>
      <w:r w:rsidR="015E4969" w:rsidRPr="5DC3EF40">
        <w:rPr>
          <w:rFonts w:eastAsia="Times New Roman" w:cs="Times New Roman"/>
          <w:color w:val="161616"/>
        </w:rPr>
        <w:t xml:space="preserve"> and National Defense Authorization Act Section 889 and Section 1634.</w:t>
      </w:r>
      <w:r w:rsidR="0717C16C" w:rsidRPr="5DC3EF40">
        <w:rPr>
          <w:rStyle w:val="FootnoteReference"/>
          <w:rFonts w:eastAsia="Times New Roman" w:cs="Times New Roman"/>
          <w:color w:val="161616"/>
        </w:rPr>
        <w:footnoteReference w:id="7"/>
      </w:r>
    </w:p>
    <w:p w14:paraId="08E918F5" w14:textId="3587CA0D" w:rsidR="0717C16C" w:rsidRDefault="6252D659" w:rsidP="14DF388B">
      <w:pPr>
        <w:spacing w:line="480" w:lineRule="auto"/>
        <w:ind w:firstLine="720"/>
        <w:rPr>
          <w:rFonts w:eastAsia="Times New Roman" w:cs="Times New Roman"/>
          <w:color w:val="161616"/>
        </w:rPr>
      </w:pPr>
      <w:r w:rsidRPr="5DC3EF40">
        <w:rPr>
          <w:rFonts w:eastAsia="Times New Roman" w:cs="Times New Roman"/>
          <w:color w:val="161616"/>
        </w:rPr>
        <w:lastRenderedPageBreak/>
        <w:t xml:space="preserve">Data security </w:t>
      </w:r>
      <w:r w:rsidR="62449D3F" w:rsidRPr="5DC3EF40">
        <w:rPr>
          <w:rFonts w:eastAsia="Times New Roman" w:cs="Times New Roman"/>
          <w:color w:val="161616"/>
        </w:rPr>
        <w:t xml:space="preserve">is </w:t>
      </w:r>
      <w:r w:rsidRPr="5DC3EF40">
        <w:rPr>
          <w:rFonts w:eastAsia="Times New Roman" w:cs="Times New Roman"/>
          <w:color w:val="161616"/>
        </w:rPr>
        <w:t xml:space="preserve">achieved through </w:t>
      </w:r>
      <w:r w:rsidR="6692BBC2" w:rsidRPr="5DC3EF40">
        <w:rPr>
          <w:rFonts w:eastAsia="Times New Roman" w:cs="Times New Roman"/>
          <w:color w:val="161616"/>
        </w:rPr>
        <w:t>specific measures</w:t>
      </w:r>
      <w:r w:rsidR="6E109621" w:rsidRPr="5DC3EF40">
        <w:rPr>
          <w:rFonts w:eastAsia="Times New Roman" w:cs="Times New Roman"/>
          <w:color w:val="161616"/>
        </w:rPr>
        <w:t xml:space="preserve"> in a multi-layered approach</w:t>
      </w:r>
      <w:r w:rsidR="42913B02" w:rsidRPr="5DC3EF40">
        <w:rPr>
          <w:rFonts w:eastAsia="Times New Roman" w:cs="Times New Roman"/>
          <w:color w:val="161616"/>
        </w:rPr>
        <w:t xml:space="preserve"> to building the SMS.</w:t>
      </w:r>
      <w:r w:rsidR="6692BBC2" w:rsidRPr="5DC3EF40">
        <w:rPr>
          <w:rFonts w:eastAsia="Times New Roman" w:cs="Times New Roman"/>
          <w:color w:val="161616"/>
        </w:rPr>
        <w:t xml:space="preserve"> </w:t>
      </w:r>
      <w:r w:rsidR="3297DF95" w:rsidRPr="5DC3EF40">
        <w:rPr>
          <w:rFonts w:eastAsia="Times New Roman" w:cs="Times New Roman"/>
          <w:color w:val="161616"/>
        </w:rPr>
        <w:t xml:space="preserve">First, </w:t>
      </w:r>
      <w:r w:rsidR="4C9BCDE3" w:rsidRPr="5DC3EF40">
        <w:rPr>
          <w:rFonts w:eastAsia="Times New Roman" w:cs="Times New Roman"/>
          <w:color w:val="161616"/>
        </w:rPr>
        <w:t xml:space="preserve">Azure Government </w:t>
      </w:r>
      <w:r w:rsidR="3AEC0D03" w:rsidRPr="5DC3EF40">
        <w:rPr>
          <w:rFonts w:eastAsia="Times New Roman" w:cs="Times New Roman"/>
          <w:color w:val="161616"/>
        </w:rPr>
        <w:t xml:space="preserve">has </w:t>
      </w:r>
      <w:r w:rsidR="62A794EF" w:rsidRPr="5DC3EF40">
        <w:rPr>
          <w:rFonts w:eastAsia="Times New Roman" w:cs="Times New Roman"/>
          <w:color w:val="161616"/>
        </w:rPr>
        <w:t xml:space="preserve">security assurance processes to create isolated services. </w:t>
      </w:r>
      <w:r w:rsidR="1A8A1C6B" w:rsidRPr="5DC3EF40">
        <w:rPr>
          <w:rFonts w:eastAsia="Times New Roman" w:cs="Times New Roman"/>
          <w:color w:val="161616"/>
        </w:rPr>
        <w:t xml:space="preserve">This allows for storage and networking isolation with data encryption and </w:t>
      </w:r>
      <w:bookmarkStart w:id="25" w:name="_Int_fWNhFxva"/>
      <w:r w:rsidR="1A8A1C6B" w:rsidRPr="5DC3EF40">
        <w:rPr>
          <w:rFonts w:eastAsia="Times New Roman" w:cs="Times New Roman"/>
          <w:color w:val="161616"/>
        </w:rPr>
        <w:t>compute</w:t>
      </w:r>
      <w:bookmarkEnd w:id="25"/>
      <w:r w:rsidR="1A8A1C6B" w:rsidRPr="5DC3EF40">
        <w:rPr>
          <w:rFonts w:eastAsia="Times New Roman" w:cs="Times New Roman"/>
          <w:color w:val="161616"/>
        </w:rPr>
        <w:t xml:space="preserve"> isolation. </w:t>
      </w:r>
      <w:r w:rsidR="18D51AB4" w:rsidRPr="5DC3EF40">
        <w:rPr>
          <w:rFonts w:eastAsia="Times New Roman" w:cs="Times New Roman"/>
          <w:color w:val="161616"/>
        </w:rPr>
        <w:t>Finally, user access</w:t>
      </w:r>
      <w:r w:rsidR="45890594" w:rsidRPr="5DC3EF40">
        <w:rPr>
          <w:rFonts w:eastAsia="Times New Roman" w:cs="Times New Roman"/>
          <w:color w:val="161616"/>
        </w:rPr>
        <w:t xml:space="preserve"> controls with authentication and identity separation are implemented</w:t>
      </w:r>
      <w:r w:rsidR="1A914CC9" w:rsidRPr="5DC3EF40">
        <w:rPr>
          <w:rFonts w:eastAsia="Times New Roman" w:cs="Times New Roman"/>
          <w:color w:val="161616"/>
        </w:rPr>
        <w:t>.</w:t>
      </w:r>
      <w:r w:rsidR="0717C16C" w:rsidRPr="5DC3EF40">
        <w:rPr>
          <w:rStyle w:val="FootnoteReference"/>
          <w:rFonts w:eastAsia="Times New Roman" w:cs="Times New Roman"/>
          <w:color w:val="161616"/>
        </w:rPr>
        <w:footnoteReference w:id="8"/>
      </w:r>
    </w:p>
    <w:p w14:paraId="2D55EB5F" w14:textId="22EFE507" w:rsidR="0717C16C" w:rsidRDefault="23EAF8F4" w:rsidP="0717C16C">
      <w:pPr>
        <w:spacing w:line="480" w:lineRule="auto"/>
        <w:ind w:firstLine="720"/>
        <w:rPr>
          <w:rFonts w:eastAsia="Times New Roman" w:cs="Times New Roman"/>
          <w:color w:val="000000" w:themeColor="text1"/>
        </w:rPr>
      </w:pPr>
      <w:r w:rsidRPr="14DF388B">
        <w:rPr>
          <w:rFonts w:eastAsia="Times New Roman" w:cs="Times New Roman"/>
          <w:color w:val="000000" w:themeColor="text1"/>
        </w:rPr>
        <w:t xml:space="preserve">Azure government </w:t>
      </w:r>
      <w:r w:rsidR="31E8F551" w:rsidRPr="14DF388B">
        <w:rPr>
          <w:rFonts w:eastAsia="Times New Roman" w:cs="Times New Roman"/>
          <w:color w:val="000000" w:themeColor="text1"/>
        </w:rPr>
        <w:t xml:space="preserve">developed </w:t>
      </w:r>
      <w:r w:rsidR="772EFCEE" w:rsidRPr="0ED03312">
        <w:rPr>
          <w:rFonts w:eastAsia="Times New Roman" w:cs="Times New Roman"/>
          <w:i/>
          <w:iCs/>
          <w:color w:val="000000" w:themeColor="text1"/>
        </w:rPr>
        <w:t>Azure Government Secret</w:t>
      </w:r>
      <w:r w:rsidR="3DED990F" w:rsidRPr="0ED03312">
        <w:rPr>
          <w:rFonts w:eastAsia="Times New Roman" w:cs="Times New Roman"/>
          <w:i/>
          <w:iCs/>
          <w:color w:val="000000" w:themeColor="text1"/>
        </w:rPr>
        <w:t xml:space="preserve"> </w:t>
      </w:r>
      <w:r w:rsidR="5390ADE2" w:rsidRPr="5DC3EF40">
        <w:rPr>
          <w:rFonts w:eastAsia="Times New Roman" w:cs="Times New Roman"/>
          <w:color w:val="000000" w:themeColor="text1"/>
        </w:rPr>
        <w:t xml:space="preserve">and </w:t>
      </w:r>
      <w:r w:rsidR="5390ADE2" w:rsidRPr="0ED03312">
        <w:rPr>
          <w:rFonts w:eastAsia="Times New Roman" w:cs="Times New Roman"/>
          <w:i/>
          <w:iCs/>
          <w:color w:val="000000" w:themeColor="text1"/>
        </w:rPr>
        <w:t>Azure Government Top Secret</w:t>
      </w:r>
      <w:r w:rsidR="5390ADE2" w:rsidRPr="5DC3EF40">
        <w:rPr>
          <w:rFonts w:eastAsia="Times New Roman" w:cs="Times New Roman"/>
          <w:color w:val="000000" w:themeColor="text1"/>
        </w:rPr>
        <w:t xml:space="preserve"> </w:t>
      </w:r>
      <w:r w:rsidR="3DED990F" w:rsidRPr="5DC3EF40">
        <w:rPr>
          <w:rFonts w:eastAsia="Times New Roman" w:cs="Times New Roman"/>
          <w:color w:val="000000" w:themeColor="text1"/>
        </w:rPr>
        <w:t>which is</w:t>
      </w:r>
      <w:r w:rsidR="0101EEBA" w:rsidRPr="5DC3EF40">
        <w:rPr>
          <w:rFonts w:eastAsia="Times New Roman" w:cs="Times New Roman"/>
          <w:color w:val="000000" w:themeColor="text1"/>
        </w:rPr>
        <w:t xml:space="preserve"> </w:t>
      </w:r>
      <w:r w:rsidR="27172799" w:rsidRPr="5DC3EF40">
        <w:rPr>
          <w:rFonts w:eastAsia="Times New Roman" w:cs="Times New Roman"/>
          <w:color w:val="000000" w:themeColor="text1"/>
        </w:rPr>
        <w:t>meant for U.S. agencies handling</w:t>
      </w:r>
      <w:r w:rsidR="3A7D9CD6" w:rsidRPr="5DC3EF40">
        <w:rPr>
          <w:rFonts w:eastAsia="Times New Roman" w:cs="Times New Roman"/>
          <w:color w:val="000000" w:themeColor="text1"/>
        </w:rPr>
        <w:t xml:space="preserve"> highly classified data. </w:t>
      </w:r>
      <w:r w:rsidR="1817F756" w:rsidRPr="5DC3EF40">
        <w:rPr>
          <w:rFonts w:eastAsia="Times New Roman" w:cs="Times New Roman"/>
          <w:color w:val="000000" w:themeColor="text1"/>
        </w:rPr>
        <w:t xml:space="preserve">Azure Government Secret acquired </w:t>
      </w:r>
      <w:r w:rsidR="772EFCEE" w:rsidRPr="5DC3EF40">
        <w:rPr>
          <w:rFonts w:eastAsia="Times New Roman" w:cs="Times New Roman"/>
          <w:color w:val="000000" w:themeColor="text1"/>
        </w:rPr>
        <w:t>Provisional Authorization (PA) at Department of Defense Impact Level 6 (IL6) and Intelligence Community Directive (ICD) 503 with facilities at ICD 705.</w:t>
      </w:r>
      <w:r w:rsidR="0717C16C" w:rsidRPr="5DC3EF40">
        <w:rPr>
          <w:rStyle w:val="FootnoteReference"/>
          <w:rFonts w:eastAsia="Times New Roman" w:cs="Times New Roman"/>
          <w:color w:val="000000" w:themeColor="text1"/>
        </w:rPr>
        <w:footnoteReference w:id="9"/>
      </w:r>
      <w:r w:rsidR="5E14A741" w:rsidRPr="5DC3EF40">
        <w:rPr>
          <w:rFonts w:eastAsia="Times New Roman" w:cs="Times New Roman"/>
          <w:color w:val="000000" w:themeColor="text1"/>
        </w:rPr>
        <w:t xml:space="preserve"> </w:t>
      </w:r>
      <w:r w:rsidR="56BCDC87" w:rsidRPr="5DC3EF40">
        <w:rPr>
          <w:rFonts w:eastAsia="Times New Roman" w:cs="Times New Roman"/>
          <w:color w:val="000000" w:themeColor="text1"/>
        </w:rPr>
        <w:t>T</w:t>
      </w:r>
      <w:r w:rsidR="4FE04D1B" w:rsidRPr="5DC3EF40">
        <w:rPr>
          <w:rFonts w:eastAsia="Times New Roman" w:cs="Times New Roman"/>
          <w:color w:val="000000" w:themeColor="text1"/>
        </w:rPr>
        <w:t xml:space="preserve">he </w:t>
      </w:r>
      <w:r w:rsidR="6F22DB68" w:rsidRPr="5DC3EF40">
        <w:rPr>
          <w:rFonts w:eastAsia="Times New Roman" w:cs="Times New Roman"/>
          <w:color w:val="000000" w:themeColor="text1"/>
        </w:rPr>
        <w:t xml:space="preserve">data currently identified to be held within the </w:t>
      </w:r>
      <w:r w:rsidR="4FE04D1B" w:rsidRPr="5DC3EF40">
        <w:rPr>
          <w:rFonts w:eastAsia="Times New Roman" w:cs="Times New Roman"/>
          <w:color w:val="000000" w:themeColor="text1"/>
        </w:rPr>
        <w:t xml:space="preserve">H2F SMS </w:t>
      </w:r>
      <w:r w:rsidR="302CEADE" w:rsidRPr="5DC3EF40">
        <w:rPr>
          <w:rFonts w:eastAsia="Times New Roman" w:cs="Times New Roman"/>
          <w:color w:val="000000" w:themeColor="text1"/>
        </w:rPr>
        <w:t>does not surpass</w:t>
      </w:r>
      <w:r w:rsidR="4FE04D1B" w:rsidRPr="5DC3EF40">
        <w:rPr>
          <w:rFonts w:eastAsia="Times New Roman" w:cs="Times New Roman"/>
          <w:color w:val="000000" w:themeColor="text1"/>
        </w:rPr>
        <w:t xml:space="preserve"> IL4 and </w:t>
      </w:r>
      <w:r w:rsidR="6B216F48" w:rsidRPr="5DC3EF40">
        <w:rPr>
          <w:rFonts w:eastAsia="Times New Roman" w:cs="Times New Roman"/>
          <w:color w:val="000000" w:themeColor="text1"/>
        </w:rPr>
        <w:t>IL5</w:t>
      </w:r>
      <w:r w:rsidR="74B43451" w:rsidRPr="5DC3EF40">
        <w:rPr>
          <w:rFonts w:eastAsia="Times New Roman" w:cs="Times New Roman"/>
          <w:color w:val="000000" w:themeColor="text1"/>
        </w:rPr>
        <w:t xml:space="preserve">, but if the ARNG is interested in inputting </w:t>
      </w:r>
      <w:r w:rsidR="7A1996CF" w:rsidRPr="5DC3EF40">
        <w:rPr>
          <w:rFonts w:eastAsia="Times New Roman" w:cs="Times New Roman"/>
          <w:color w:val="000000" w:themeColor="text1"/>
        </w:rPr>
        <w:t xml:space="preserve">data from higher ILs in the future, </w:t>
      </w:r>
      <w:r w:rsidR="29CD84D8" w:rsidRPr="5DC3EF40">
        <w:rPr>
          <w:rFonts w:eastAsia="Times New Roman" w:cs="Times New Roman"/>
          <w:color w:val="000000" w:themeColor="text1"/>
        </w:rPr>
        <w:t xml:space="preserve">it could be done </w:t>
      </w:r>
      <w:r w:rsidR="15B7986B" w:rsidRPr="5DC3EF40">
        <w:rPr>
          <w:rFonts w:eastAsia="Times New Roman" w:cs="Times New Roman"/>
          <w:color w:val="000000" w:themeColor="text1"/>
        </w:rPr>
        <w:t xml:space="preserve">using one of Azure’s cloud solutions. </w:t>
      </w:r>
      <w:r w:rsidR="59EED606" w:rsidRPr="5DC3EF40">
        <w:rPr>
          <w:rFonts w:eastAsia="Times New Roman" w:cs="Times New Roman"/>
          <w:color w:val="000000" w:themeColor="text1"/>
        </w:rPr>
        <w:t>But, by handling IL6 data in</w:t>
      </w:r>
      <w:r w:rsidR="6B190108" w:rsidRPr="5DC3EF40">
        <w:rPr>
          <w:rFonts w:eastAsia="Times New Roman" w:cs="Times New Roman"/>
          <w:color w:val="000000" w:themeColor="text1"/>
        </w:rPr>
        <w:t xml:space="preserve"> Azure,</w:t>
      </w:r>
      <w:r w:rsidR="59E09CEC" w:rsidRPr="5DC3EF40">
        <w:rPr>
          <w:rFonts w:eastAsia="Times New Roman" w:cs="Times New Roman"/>
          <w:color w:val="000000" w:themeColor="text1"/>
        </w:rPr>
        <w:t xml:space="preserve"> the functionality of the SMS decreases because</w:t>
      </w:r>
      <w:r w:rsidR="6B190108" w:rsidRPr="5DC3EF40">
        <w:rPr>
          <w:rFonts w:eastAsia="Times New Roman" w:cs="Times New Roman"/>
          <w:color w:val="000000" w:themeColor="text1"/>
        </w:rPr>
        <w:t xml:space="preserve"> many Azure services </w:t>
      </w:r>
      <w:r w:rsidR="069B82B2" w:rsidRPr="5DC3EF40">
        <w:rPr>
          <w:rFonts w:eastAsia="Times New Roman" w:cs="Times New Roman"/>
          <w:color w:val="000000" w:themeColor="text1"/>
        </w:rPr>
        <w:t xml:space="preserve">offered commercially </w:t>
      </w:r>
      <w:r w:rsidR="6B190108" w:rsidRPr="5DC3EF40">
        <w:rPr>
          <w:rFonts w:eastAsia="Times New Roman" w:cs="Times New Roman"/>
          <w:color w:val="000000" w:themeColor="text1"/>
        </w:rPr>
        <w:t xml:space="preserve">can no longer be used for the SMS such as </w:t>
      </w:r>
      <w:r w:rsidR="44890F5F" w:rsidRPr="5DC3EF40">
        <w:rPr>
          <w:rFonts w:eastAsia="Times New Roman" w:cs="Times New Roman"/>
          <w:color w:val="000000" w:themeColor="text1"/>
        </w:rPr>
        <w:t>stream analytics, m</w:t>
      </w:r>
      <w:r w:rsidR="5B46854B" w:rsidRPr="5DC3EF40">
        <w:rPr>
          <w:rFonts w:eastAsia="Times New Roman" w:cs="Times New Roman"/>
          <w:color w:val="000000" w:themeColor="text1"/>
        </w:rPr>
        <w:t>ost</w:t>
      </w:r>
      <w:r w:rsidR="44890F5F" w:rsidRPr="5DC3EF40">
        <w:rPr>
          <w:rFonts w:eastAsia="Times New Roman" w:cs="Times New Roman"/>
          <w:color w:val="000000" w:themeColor="text1"/>
        </w:rPr>
        <w:t xml:space="preserve"> Azure AI services, and Dynamic 36</w:t>
      </w:r>
      <w:r w:rsidR="7B177263" w:rsidRPr="5DC3EF40">
        <w:rPr>
          <w:rFonts w:eastAsia="Times New Roman" w:cs="Times New Roman"/>
          <w:color w:val="000000" w:themeColor="text1"/>
        </w:rPr>
        <w:t>5 services.</w:t>
      </w:r>
      <w:r w:rsidR="7DEDFE84" w:rsidRPr="5DC3EF40">
        <w:rPr>
          <w:rFonts w:eastAsia="Times New Roman" w:cs="Times New Roman"/>
          <w:color w:val="000000" w:themeColor="text1"/>
        </w:rPr>
        <w:t xml:space="preserve"> </w:t>
      </w:r>
      <w:r w:rsidR="0248DAD9" w:rsidRPr="5DC3EF40">
        <w:rPr>
          <w:rFonts w:eastAsia="Times New Roman" w:cs="Times New Roman"/>
          <w:color w:val="000000" w:themeColor="text1"/>
        </w:rPr>
        <w:t>Even when handling IL4 and IL5 data with Azure Government, a few Azure services</w:t>
      </w:r>
      <w:r w:rsidR="66EC3AFC" w:rsidRPr="5DC3EF40">
        <w:rPr>
          <w:rFonts w:eastAsia="Times New Roman" w:cs="Times New Roman"/>
          <w:color w:val="000000" w:themeColor="text1"/>
        </w:rPr>
        <w:t xml:space="preserve"> cannot be used.</w:t>
      </w:r>
      <w:r w:rsidR="0717C16C" w:rsidRPr="5DC3EF40">
        <w:rPr>
          <w:rStyle w:val="FootnoteReference"/>
          <w:rFonts w:eastAsia="Times New Roman" w:cs="Times New Roman"/>
          <w:color w:val="000000" w:themeColor="text1"/>
        </w:rPr>
        <w:footnoteReference w:id="10"/>
      </w:r>
      <w:r w:rsidR="66EC3AFC" w:rsidRPr="5DC3EF40">
        <w:rPr>
          <w:rFonts w:eastAsia="Times New Roman" w:cs="Times New Roman"/>
          <w:color w:val="000000" w:themeColor="text1"/>
        </w:rPr>
        <w:t xml:space="preserve"> </w:t>
      </w:r>
    </w:p>
    <w:p w14:paraId="32971402" w14:textId="68D7F242" w:rsidR="1698C29C" w:rsidRDefault="1698C29C" w:rsidP="1698C29C">
      <w:pPr>
        <w:spacing w:line="480" w:lineRule="auto"/>
        <w:ind w:firstLine="720"/>
        <w:rPr>
          <w:rFonts w:eastAsia="Times New Roman" w:cs="Times New Roman"/>
          <w:color w:val="000000" w:themeColor="text1"/>
        </w:rPr>
      </w:pPr>
    </w:p>
    <w:p w14:paraId="5F8D2549" w14:textId="11E64807" w:rsidR="00553E8A" w:rsidRDefault="26502CE0" w:rsidP="0821FEB8">
      <w:pPr>
        <w:spacing w:line="480" w:lineRule="auto"/>
        <w:rPr>
          <w:u w:val="single"/>
        </w:rPr>
      </w:pPr>
      <w:r w:rsidRPr="0717C16C">
        <w:rPr>
          <w:u w:val="single"/>
        </w:rPr>
        <w:t>Analysis &amp; Visualization</w:t>
      </w:r>
    </w:p>
    <w:p w14:paraId="6C2AA17F" w14:textId="340FCF4B" w:rsidR="00553E8A" w:rsidRDefault="2C3DB814" w:rsidP="42C54E55">
      <w:pPr>
        <w:spacing w:line="480" w:lineRule="auto"/>
        <w:ind w:firstLine="720"/>
        <w:rPr>
          <w:rFonts w:eastAsia="Times New Roman" w:cs="Times New Roman"/>
          <w:color w:val="000000" w:themeColor="text1"/>
        </w:rPr>
      </w:pPr>
      <w:r w:rsidRPr="42C54E55">
        <w:rPr>
          <w:rFonts w:eastAsia="Times New Roman" w:cs="Times New Roman"/>
          <w:color w:val="000000" w:themeColor="text1"/>
        </w:rPr>
        <w:t xml:space="preserve">Power BI allows users to interact with and connect different data sources to create reports. H2F leaders will be able to shape the combined data by renaming columns, removing rows, changing headers, etc. Microsoft Report Builder, a free desktop tool, can then be used to create paginated reports which can be published in a workspace. </w:t>
      </w:r>
    </w:p>
    <w:p w14:paraId="2A9306F7" w14:textId="4834960D" w:rsidR="00553E8A" w:rsidRDefault="2C3DB814" w:rsidP="14DF388B">
      <w:pPr>
        <w:spacing w:line="480" w:lineRule="auto"/>
        <w:ind w:firstLine="720"/>
        <w:rPr>
          <w:rFonts w:eastAsia="Times New Roman" w:cs="Times New Roman"/>
          <w:color w:val="000000" w:themeColor="text1"/>
        </w:rPr>
      </w:pPr>
      <w:r w:rsidRPr="14DF388B">
        <w:rPr>
          <w:rFonts w:eastAsia="Times New Roman" w:cs="Times New Roman"/>
          <w:color w:val="000000" w:themeColor="text1"/>
        </w:rPr>
        <w:t>Excel is a widely used tool and Power BI easily integrates with this fellow Microsoft product by offering capabilities like “Analyze with Excel”. This allows data from Power BI’s dashboard to be visualized as tables and charts on Excel and vice versa. Away from Excel, Power BI offers hundreds of data visuals and models.</w:t>
      </w:r>
      <w:r w:rsidR="00553E8A" w:rsidRPr="14DF388B">
        <w:rPr>
          <w:rStyle w:val="FootnoteReference"/>
          <w:rFonts w:eastAsia="Times New Roman" w:cs="Times New Roman"/>
          <w:color w:val="000000" w:themeColor="text1"/>
        </w:rPr>
        <w:footnoteReference w:id="11"/>
      </w:r>
      <w:r w:rsidR="512257E9" w:rsidRPr="14DF388B">
        <w:rPr>
          <w:rFonts w:eastAsia="Times New Roman" w:cs="Times New Roman"/>
          <w:color w:val="000000" w:themeColor="text1"/>
        </w:rPr>
        <w:t xml:space="preserve"> </w:t>
      </w:r>
      <w:r w:rsidRPr="14DF388B">
        <w:rPr>
          <w:rFonts w:eastAsia="Times New Roman" w:cs="Times New Roman"/>
          <w:color w:val="000000" w:themeColor="text1"/>
        </w:rPr>
        <w:t xml:space="preserve">For example, it provides clustering techniques, decomposition trees, key influencers visuals, and its own out-of-the-box support for users interested in using basic and advanced chart types. The basic chart types included are combination charts, tree maps, bubble charts and scatter diagrams. The advanced chart types include donut, </w:t>
      </w:r>
      <w:r w:rsidR="009939DC" w:rsidRPr="14DF388B">
        <w:rPr>
          <w:rFonts w:eastAsia="Times New Roman" w:cs="Times New Roman"/>
          <w:color w:val="000000" w:themeColor="text1"/>
        </w:rPr>
        <w:t>gauge,</w:t>
      </w:r>
      <w:r w:rsidRPr="14DF388B">
        <w:rPr>
          <w:rFonts w:eastAsia="Times New Roman" w:cs="Times New Roman"/>
          <w:color w:val="000000" w:themeColor="text1"/>
        </w:rPr>
        <w:t xml:space="preserve"> and small multiple/trellis charts. Other chart types (ex. stacked area charts, chord diagram, Gantt chart, radar chart, stream graph) are not offered out of the box but can be imported for free from Microsoft’s AppSource, an online marketplace to browse and deploy additional services. Power BI also offers “quick create” which can analyze a table and automatically recommend different visualizations and layouts. For analysis, DAX (Data Analysis Expressions) is the native programming language used for Power BI and its statistical functions library provides functions for mean, median, min, max, mode, standard deviation, confidence interval, t-</w:t>
      </w:r>
      <w:r w:rsidR="009939DC" w:rsidRPr="14DF388B">
        <w:rPr>
          <w:rFonts w:eastAsia="Times New Roman" w:cs="Times New Roman"/>
          <w:color w:val="000000" w:themeColor="text1"/>
        </w:rPr>
        <w:t>test,</w:t>
      </w:r>
      <w:r w:rsidRPr="14DF388B">
        <w:rPr>
          <w:rFonts w:eastAsia="Times New Roman" w:cs="Times New Roman"/>
          <w:color w:val="000000" w:themeColor="text1"/>
        </w:rPr>
        <w:t xml:space="preserve"> and chi-square. While users analyze the data within Power BI, administrators can </w:t>
      </w:r>
      <w:r w:rsidRPr="14DF388B">
        <w:rPr>
          <w:rFonts w:eastAsia="Times New Roman" w:cs="Times New Roman"/>
          <w:color w:val="000000" w:themeColor="text1"/>
        </w:rPr>
        <w:lastRenderedPageBreak/>
        <w:t>analyze user activity on the platform with Power BI’s pre-made dashboard. User activity can provide H2F senior leaders valuable insight on the benefits and impact of deploying Power BI.</w:t>
      </w:r>
      <w:r w:rsidR="00553E8A" w:rsidRPr="14DF388B">
        <w:rPr>
          <w:rStyle w:val="FootnoteReference"/>
          <w:rFonts w:eastAsia="Times New Roman" w:cs="Times New Roman"/>
          <w:color w:val="000000" w:themeColor="text1"/>
        </w:rPr>
        <w:footnoteReference w:id="12"/>
      </w:r>
      <w:r w:rsidRPr="14DF388B">
        <w:rPr>
          <w:rFonts w:eastAsia="Times New Roman" w:cs="Times New Roman"/>
          <w:color w:val="000000" w:themeColor="text1"/>
        </w:rPr>
        <w:t xml:space="preserve"> </w:t>
      </w:r>
      <w:r w:rsidR="00553E8A">
        <w:tab/>
      </w:r>
      <w:r w:rsidRPr="14DF388B">
        <w:rPr>
          <w:rFonts w:eastAsia="Times New Roman" w:cs="Times New Roman"/>
          <w:color w:val="000000" w:themeColor="text1"/>
        </w:rPr>
        <w:t>One unique aspect to note is Power BI’s usage of natural language– the ability of a computer program to understand the human language. Users can create their own dashboards away from enterprise dashboards and ask for queries in natural language. In addition, Power BI’s “Smart Narratives” provides quick highlights and summaries of displayed data in natural language.</w:t>
      </w:r>
      <w:r w:rsidR="00553E8A" w:rsidRPr="14DF388B">
        <w:rPr>
          <w:rStyle w:val="FootnoteReference"/>
          <w:rFonts w:eastAsia="Times New Roman" w:cs="Times New Roman"/>
          <w:color w:val="000000" w:themeColor="text1"/>
        </w:rPr>
        <w:footnoteReference w:id="13"/>
      </w:r>
    </w:p>
    <w:p w14:paraId="5F21C3C3" w14:textId="0F67090D" w:rsidR="00553E8A" w:rsidRDefault="00553E8A" w:rsidP="14DF388B">
      <w:pPr>
        <w:spacing w:line="480" w:lineRule="auto"/>
        <w:ind w:firstLine="720"/>
        <w:rPr>
          <w:rFonts w:eastAsia="Times New Roman" w:cs="Times New Roman"/>
          <w:color w:val="000000" w:themeColor="text1"/>
        </w:rPr>
      </w:pPr>
    </w:p>
    <w:p w14:paraId="0B54E3B6" w14:textId="2AEB129E" w:rsidR="00553E8A" w:rsidRDefault="63AB69F2" w:rsidP="42C54E55">
      <w:pPr>
        <w:spacing w:line="480" w:lineRule="auto"/>
        <w:rPr>
          <w:rFonts w:eastAsia="Times New Roman" w:cs="Times New Roman"/>
          <w:color w:val="000000" w:themeColor="text1"/>
        </w:rPr>
      </w:pPr>
      <w:r w:rsidRPr="0717C16C">
        <w:rPr>
          <w:rFonts w:eastAsia="Times New Roman" w:cs="Times New Roman"/>
          <w:color w:val="000000" w:themeColor="text1"/>
          <w:u w:val="single"/>
        </w:rPr>
        <w:t>User interface</w:t>
      </w:r>
    </w:p>
    <w:p w14:paraId="3D6020EE" w14:textId="61C290A8" w:rsidR="00553E8A" w:rsidRDefault="508E79D3" w:rsidP="0CC56716">
      <w:pPr>
        <w:spacing w:line="480" w:lineRule="auto"/>
        <w:ind w:firstLine="720"/>
        <w:rPr>
          <w:rFonts w:eastAsia="Times New Roman" w:cs="Times New Roman"/>
          <w:color w:val="000000" w:themeColor="text1"/>
        </w:rPr>
      </w:pPr>
      <w:r w:rsidRPr="0CC56716">
        <w:rPr>
          <w:rFonts w:eastAsia="Times New Roman" w:cs="Times New Roman"/>
          <w:color w:val="000000" w:themeColor="text1"/>
        </w:rPr>
        <w:t>Power BI can be used to create multiple user interfaces for the different H2F stakeholder groups. But Power BI Desktop can only be downloaded on Windows systems.</w:t>
      </w:r>
      <w:r w:rsidRPr="14DF388B">
        <w:rPr>
          <w:rStyle w:val="FootnoteReference"/>
          <w:rFonts w:eastAsia="Times New Roman" w:cs="Times New Roman"/>
          <w:color w:val="000000" w:themeColor="text1"/>
        </w:rPr>
        <w:footnoteReference w:id="14"/>
      </w:r>
      <w:r w:rsidRPr="0CC56716">
        <w:rPr>
          <w:rFonts w:eastAsia="Times New Roman" w:cs="Times New Roman"/>
          <w:color w:val="000000" w:themeColor="text1"/>
        </w:rPr>
        <w:t xml:space="preserve"> Power BI </w:t>
      </w:r>
      <w:r w:rsidRPr="05011288">
        <w:rPr>
          <w:rFonts w:eastAsia="Times New Roman" w:cs="Times New Roman"/>
          <w:color w:val="000000" w:themeColor="text1"/>
        </w:rPr>
        <w:t>cannot</w:t>
      </w:r>
      <w:r w:rsidRPr="0CC56716">
        <w:rPr>
          <w:rFonts w:eastAsia="Times New Roman" w:cs="Times New Roman"/>
          <w:color w:val="000000" w:themeColor="text1"/>
        </w:rPr>
        <w:t xml:space="preserve"> be used to build on MacOS devices</w:t>
      </w:r>
      <w:r w:rsidRPr="05011288">
        <w:rPr>
          <w:rFonts w:eastAsia="Times New Roman" w:cs="Times New Roman"/>
          <w:color w:val="000000" w:themeColor="text1"/>
        </w:rPr>
        <w:t>,</w:t>
      </w:r>
      <w:r w:rsidRPr="0CC56716">
        <w:rPr>
          <w:rFonts w:eastAsia="Times New Roman" w:cs="Times New Roman"/>
          <w:color w:val="000000" w:themeColor="text1"/>
        </w:rPr>
        <w:t xml:space="preserve"> but dashboards can still be viewed. Depending on how many H2F personnel are currently using a Mac, this could potentially be a major drawback. Despite the limitations of Power BI desktop, Power BI has a native app for iOS and Android smartphones/tablets.</w:t>
      </w:r>
      <w:r w:rsidRPr="14DF388B">
        <w:rPr>
          <w:rStyle w:val="FootnoteReference"/>
          <w:rFonts w:eastAsia="Times New Roman" w:cs="Times New Roman"/>
          <w:color w:val="000000" w:themeColor="text1"/>
        </w:rPr>
        <w:footnoteReference w:id="15"/>
      </w:r>
      <w:r w:rsidRPr="0CC56716">
        <w:rPr>
          <w:rFonts w:eastAsia="Times New Roman" w:cs="Times New Roman"/>
          <w:color w:val="000000" w:themeColor="text1"/>
        </w:rPr>
        <w:t xml:space="preserve"> For H2F </w:t>
      </w:r>
      <w:r w:rsidR="786E9D42" w:rsidRPr="181E02A9">
        <w:rPr>
          <w:rFonts w:eastAsia="Times New Roman" w:cs="Times New Roman"/>
          <w:color w:val="000000" w:themeColor="text1"/>
        </w:rPr>
        <w:t>Soldier</w:t>
      </w:r>
      <w:r w:rsidRPr="181E02A9">
        <w:rPr>
          <w:rFonts w:eastAsia="Times New Roman" w:cs="Times New Roman"/>
          <w:color w:val="000000" w:themeColor="text1"/>
        </w:rPr>
        <w:t>s</w:t>
      </w:r>
      <w:r w:rsidRPr="0CC56716">
        <w:rPr>
          <w:rFonts w:eastAsia="Times New Roman" w:cs="Times New Roman"/>
          <w:color w:val="000000" w:themeColor="text1"/>
        </w:rPr>
        <w:t xml:space="preserve">, access to their user interface via a phone app allows them to easily input and view their own data on the go. The mobile app also allows offline </w:t>
      </w:r>
      <w:r w:rsidRPr="0CC56716">
        <w:rPr>
          <w:rFonts w:eastAsia="Times New Roman" w:cs="Times New Roman"/>
          <w:color w:val="000000" w:themeColor="text1"/>
        </w:rPr>
        <w:lastRenderedPageBreak/>
        <w:t>interaction with dashboards and reports users accessed previously in a “view only” mode.</w:t>
      </w:r>
      <w:r w:rsidRPr="14DF388B">
        <w:rPr>
          <w:rStyle w:val="FootnoteReference"/>
          <w:rFonts w:eastAsia="Times New Roman" w:cs="Times New Roman"/>
          <w:color w:val="000000" w:themeColor="text1"/>
        </w:rPr>
        <w:footnoteReference w:id="16"/>
      </w:r>
      <w:r w:rsidRPr="0CC56716">
        <w:rPr>
          <w:rFonts w:eastAsia="Times New Roman" w:cs="Times New Roman"/>
          <w:color w:val="000000" w:themeColor="text1"/>
        </w:rPr>
        <w:t xml:space="preserve"> Soldiers can also view a consolidated page for resources related to the five H2F domains in order to learn and improve their health. This consolidated resource page can be created by Microsoft Power Pages and accessed by </w:t>
      </w:r>
      <w:r w:rsidR="786E9D42" w:rsidRPr="181E02A9">
        <w:rPr>
          <w:rFonts w:eastAsia="Times New Roman" w:cs="Times New Roman"/>
          <w:color w:val="000000" w:themeColor="text1"/>
        </w:rPr>
        <w:t>Soldier</w:t>
      </w:r>
      <w:r w:rsidRPr="181E02A9">
        <w:rPr>
          <w:rFonts w:eastAsia="Times New Roman" w:cs="Times New Roman"/>
          <w:color w:val="000000" w:themeColor="text1"/>
        </w:rPr>
        <w:t>s</w:t>
      </w:r>
      <w:r w:rsidRPr="0CC56716">
        <w:rPr>
          <w:rFonts w:eastAsia="Times New Roman" w:cs="Times New Roman"/>
          <w:color w:val="000000" w:themeColor="text1"/>
        </w:rPr>
        <w:t xml:space="preserve"> through a link or tab embedded into their user interface. All H2F stakeholders can take advantage of Power BI’s ability to foster real time collaboration and socialization in the app or web. Discussion threads, comments, and Microsoft Teams chats can be made under reports and visuals.</w:t>
      </w:r>
      <w:r w:rsidRPr="14DF388B">
        <w:rPr>
          <w:rStyle w:val="FootnoteReference"/>
          <w:rFonts w:eastAsia="Times New Roman" w:cs="Times New Roman"/>
          <w:color w:val="000000" w:themeColor="text1"/>
        </w:rPr>
        <w:footnoteReference w:id="17"/>
      </w:r>
      <w:r w:rsidRPr="0CC56716">
        <w:rPr>
          <w:rFonts w:eastAsia="Times New Roman" w:cs="Times New Roman"/>
          <w:color w:val="000000" w:themeColor="text1"/>
        </w:rPr>
        <w:t xml:space="preserve"> </w:t>
      </w:r>
    </w:p>
    <w:p w14:paraId="748FDB0F" w14:textId="4DF08BCD" w:rsidR="00553E8A" w:rsidRDefault="508E79D3" w:rsidP="45F636BE">
      <w:pPr>
        <w:spacing w:line="480" w:lineRule="auto"/>
        <w:ind w:firstLine="720"/>
        <w:rPr>
          <w:rFonts w:eastAsia="Times New Roman" w:cs="Times New Roman"/>
          <w:color w:val="000000" w:themeColor="text1"/>
        </w:rPr>
      </w:pPr>
      <w:r w:rsidRPr="0CC56716">
        <w:rPr>
          <w:rFonts w:eastAsia="Times New Roman" w:cs="Times New Roman"/>
          <w:color w:val="000000" w:themeColor="text1"/>
        </w:rPr>
        <w:t>Managing different user interfaces requires strong access controls and security measures. Users can share, embed, and publish visualizations while maintaining full functionality and security of the visualization by setting access permissions (view or edit) and sensitivity labels.</w:t>
      </w:r>
      <w:r w:rsidRPr="14DF388B">
        <w:rPr>
          <w:rStyle w:val="FootnoteReference"/>
          <w:rFonts w:eastAsia="Times New Roman" w:cs="Times New Roman"/>
          <w:color w:val="000000" w:themeColor="text1"/>
        </w:rPr>
        <w:footnoteReference w:id="18"/>
      </w:r>
      <w:r w:rsidRPr="0CC56716">
        <w:rPr>
          <w:rFonts w:eastAsia="Times New Roman" w:cs="Times New Roman"/>
          <w:color w:val="000000" w:themeColor="text1"/>
        </w:rPr>
        <w:t xml:space="preserve"> Users can also assign row and object level security permissions to content</w:t>
      </w:r>
      <w:r w:rsidRPr="05B69C27">
        <w:rPr>
          <w:rFonts w:eastAsia="Times New Roman" w:cs="Times New Roman"/>
          <w:color w:val="000000" w:themeColor="text1"/>
        </w:rPr>
        <w:t>,</w:t>
      </w:r>
      <w:r w:rsidRPr="0CC56716">
        <w:rPr>
          <w:rFonts w:eastAsia="Times New Roman" w:cs="Times New Roman"/>
          <w:color w:val="000000" w:themeColor="text1"/>
        </w:rPr>
        <w:t xml:space="preserve"> but this requires the technical ability to use DAX. Object level security is not provided within Power BI and requires external tools like Tabular Editor.</w:t>
      </w:r>
      <w:r w:rsidRPr="14DF388B">
        <w:rPr>
          <w:rStyle w:val="FootnoteReference"/>
          <w:rFonts w:eastAsia="Times New Roman" w:cs="Times New Roman"/>
          <w:color w:val="000000" w:themeColor="text1"/>
        </w:rPr>
        <w:footnoteReference w:id="19"/>
      </w:r>
    </w:p>
    <w:p w14:paraId="2FCDDABD" w14:textId="79AB7A9F" w:rsidR="4F3EF9B8" w:rsidRDefault="4F3EF9B8" w:rsidP="4F3EF9B8">
      <w:pPr>
        <w:spacing w:line="480" w:lineRule="auto"/>
        <w:rPr>
          <w:rFonts w:eastAsia="Times New Roman" w:cs="Times New Roman"/>
          <w:b/>
          <w:bCs/>
          <w:color w:val="000000" w:themeColor="text1"/>
        </w:rPr>
      </w:pPr>
    </w:p>
    <w:p w14:paraId="19003D77" w14:textId="4A78E249" w:rsidR="62504C53" w:rsidRDefault="7994FCC3" w:rsidP="62504C53">
      <w:pPr>
        <w:spacing w:line="480" w:lineRule="auto"/>
      </w:pPr>
      <w:r w:rsidRPr="7914D04A">
        <w:rPr>
          <w:u w:val="single"/>
        </w:rPr>
        <w:t>Vendor Support</w:t>
      </w:r>
      <w:r w:rsidRPr="33ECF567">
        <w:rPr>
          <w:b/>
          <w:bCs/>
        </w:rPr>
        <w:t xml:space="preserve"> </w:t>
      </w:r>
    </w:p>
    <w:p w14:paraId="3589D9FA" w14:textId="69296C60" w:rsidR="62504C53" w:rsidRDefault="25D15A72" w:rsidP="33ECF567">
      <w:pPr>
        <w:spacing w:line="480" w:lineRule="auto"/>
        <w:ind w:firstLine="720"/>
        <w:rPr>
          <w:rFonts w:eastAsia="Times New Roman" w:cs="Times New Roman"/>
          <w:color w:val="000000" w:themeColor="text1"/>
        </w:rPr>
      </w:pPr>
      <w:r w:rsidRPr="33ECF567">
        <w:rPr>
          <w:rFonts w:eastAsia="Times New Roman" w:cs="Times New Roman"/>
          <w:color w:val="000000" w:themeColor="text1"/>
        </w:rPr>
        <w:t xml:space="preserve">When compared to CoachMe+ and Smartabase, using Power BI comes with significantly less vendor support in building the back end of the Azure repository and deploying Power BI. To use Power BI, the H2F team needs to have the appropriate amount of internal personnel (IPs) and </w:t>
      </w:r>
      <w:r w:rsidRPr="33ECF567">
        <w:rPr>
          <w:rFonts w:eastAsia="Times New Roman" w:cs="Times New Roman"/>
          <w:color w:val="000000" w:themeColor="text1"/>
        </w:rPr>
        <w:lastRenderedPageBreak/>
        <w:t>technical expertise to carry out the different steps of the data cycle. These steps include data integration, data management, data virtualization, data analytics, and data governance. For this, IPs need to be familiar with both DAX and the M language and they need to be familiar with Microsoft's catalog of products and tools.</w:t>
      </w:r>
      <w:r w:rsidRPr="14DF388B">
        <w:rPr>
          <w:rStyle w:val="FootnoteReference"/>
          <w:rFonts w:eastAsia="Times New Roman" w:cs="Times New Roman"/>
          <w:color w:val="000000" w:themeColor="text1"/>
        </w:rPr>
        <w:footnoteReference w:id="20"/>
      </w:r>
      <w:r w:rsidRPr="33ECF567">
        <w:rPr>
          <w:rFonts w:eastAsia="Times New Roman" w:cs="Times New Roman"/>
          <w:color w:val="000000" w:themeColor="text1"/>
        </w:rPr>
        <w:t xml:space="preserve"> To build the H2F repository, IPs will need to understand the function and implementation of Microsoft tools for every step. For example, after building data pipelines, data scientists can use Azure Machine Learning Studio for preprocessing and data preparation. Certain capabilities within Power BI, like sensitivity labels, are not available out-of-the-box and require additional tools like Azure Information Protection Premium.</w:t>
      </w:r>
      <w:r w:rsidRPr="14DF388B">
        <w:rPr>
          <w:rStyle w:val="FootnoteReference"/>
          <w:rFonts w:eastAsia="Times New Roman" w:cs="Times New Roman"/>
          <w:color w:val="000000" w:themeColor="text1"/>
        </w:rPr>
        <w:footnoteReference w:id="21"/>
      </w:r>
      <w:r w:rsidRPr="33ECF567">
        <w:rPr>
          <w:rFonts w:eastAsia="Times New Roman" w:cs="Times New Roman"/>
          <w:color w:val="000000" w:themeColor="text1"/>
        </w:rPr>
        <w:t xml:space="preserve"> After the repository is built and rolled out, IPs are needed for the long term to troubleshoot, maintain, and update the repository. At the basic level, Azure provides a free support plan that includes self-help online resources, documentation, and training videos for IPs. Because of how widely used Azure products are, there is an extensive </w:t>
      </w:r>
      <w:r w:rsidR="110E1B5E" w:rsidRPr="33ECF567">
        <w:rPr>
          <w:rFonts w:eastAsia="Times New Roman" w:cs="Times New Roman"/>
          <w:color w:val="000000" w:themeColor="text1"/>
        </w:rPr>
        <w:t>number</w:t>
      </w:r>
      <w:r w:rsidRPr="33ECF567">
        <w:rPr>
          <w:rFonts w:eastAsia="Times New Roman" w:cs="Times New Roman"/>
          <w:color w:val="000000" w:themeColor="text1"/>
        </w:rPr>
        <w:t xml:space="preserve"> of resources and documentation to help guide IPs through the steps of the data cycle but depending on their experience and skill, the amount of material may be overwhelming.</w:t>
      </w:r>
      <w:r w:rsidRPr="14DF388B">
        <w:rPr>
          <w:rStyle w:val="FootnoteReference"/>
          <w:rFonts w:eastAsia="Times New Roman" w:cs="Times New Roman"/>
          <w:color w:val="000000" w:themeColor="text1"/>
        </w:rPr>
        <w:footnoteReference w:id="22"/>
      </w:r>
      <w:r w:rsidRPr="33ECF567">
        <w:rPr>
          <w:rFonts w:eastAsia="Times New Roman" w:cs="Times New Roman"/>
          <w:color w:val="000000" w:themeColor="text1"/>
        </w:rPr>
        <w:t xml:space="preserve"> The basic support plan does not include consulting services, API support, architecture support, or direct technical support. For IPs to access these additional services, H2F admins can choose one of three paid </w:t>
      </w:r>
      <w:r w:rsidRPr="33ECF567">
        <w:rPr>
          <w:rFonts w:eastAsia="Times New Roman" w:cs="Times New Roman"/>
          <w:color w:val="000000" w:themeColor="text1"/>
        </w:rPr>
        <w:lastRenderedPageBreak/>
        <w:t>support plans to purchase.</w:t>
      </w:r>
      <w:r w:rsidRPr="14DF388B">
        <w:rPr>
          <w:rStyle w:val="FootnoteReference"/>
          <w:rFonts w:eastAsia="Times New Roman" w:cs="Times New Roman"/>
          <w:color w:val="000000" w:themeColor="text1"/>
        </w:rPr>
        <w:footnoteReference w:id="23"/>
      </w:r>
      <w:r w:rsidRPr="33ECF567">
        <w:rPr>
          <w:rFonts w:eastAsia="Times New Roman" w:cs="Times New Roman"/>
          <w:color w:val="000000" w:themeColor="text1"/>
        </w:rPr>
        <w:t xml:space="preserve"> The quality of Azure’s support services has received mixed reviews </w:t>
      </w:r>
      <w:r w:rsidR="27BE1D29" w:rsidRPr="33ECF567">
        <w:rPr>
          <w:rFonts w:eastAsia="Times New Roman" w:cs="Times New Roman"/>
          <w:color w:val="000000" w:themeColor="text1"/>
        </w:rPr>
        <w:t>online,</w:t>
      </w:r>
      <w:r w:rsidRPr="33ECF567">
        <w:rPr>
          <w:rFonts w:eastAsia="Times New Roman" w:cs="Times New Roman"/>
          <w:color w:val="000000" w:themeColor="text1"/>
        </w:rPr>
        <w:t xml:space="preserve"> so the experience is dependent on the Azure representatives assigned to work with H2F IPs.</w:t>
      </w:r>
    </w:p>
    <w:p w14:paraId="44BF7188" w14:textId="550EA72C" w:rsidR="62504C53" w:rsidRDefault="22DB53F5" w:rsidP="33ECF567">
      <w:pPr>
        <w:spacing w:line="480" w:lineRule="auto"/>
        <w:ind w:firstLine="720"/>
        <w:rPr>
          <w:rFonts w:eastAsia="Times New Roman" w:cs="Times New Roman"/>
          <w:color w:val="000000" w:themeColor="text1"/>
        </w:rPr>
      </w:pPr>
      <w:r w:rsidRPr="0C19E8D5">
        <w:rPr>
          <w:rFonts w:eastAsia="Times New Roman" w:cs="Times New Roman"/>
          <w:color w:val="000000" w:themeColor="text1"/>
        </w:rPr>
        <w:t xml:space="preserve">Although there is no extensive support, H2F will have increased flexibility and limited vendor dependency. H2F admins will not be dependent on the vendor’s time schedule and pre-built capabilities when making dashboards, interfaces, and customizations. With experienced IPs and Power BI, the back end and front end of the H2F repository can be completely built and managed internally. </w:t>
      </w:r>
    </w:p>
    <w:p w14:paraId="4575CBD0" w14:textId="5F9C454A" w:rsidR="62504C53" w:rsidRDefault="62504C53" w:rsidP="0C19E8D5">
      <w:pPr>
        <w:spacing w:line="480" w:lineRule="auto"/>
        <w:rPr>
          <w:rFonts w:eastAsia="Times New Roman" w:cs="Times New Roman"/>
          <w:color w:val="000000" w:themeColor="text1"/>
          <w:u w:val="single"/>
        </w:rPr>
      </w:pPr>
    </w:p>
    <w:p w14:paraId="66B907DE" w14:textId="3FD073E9" w:rsidR="62504C53" w:rsidRDefault="66A9CEFB" w:rsidP="1E05AD2B">
      <w:pPr>
        <w:spacing w:line="480" w:lineRule="auto"/>
        <w:rPr>
          <w:rFonts w:eastAsia="Times New Roman" w:cs="Times New Roman"/>
          <w:color w:val="000000" w:themeColor="text1"/>
          <w:u w:val="single"/>
        </w:rPr>
      </w:pPr>
      <w:r w:rsidRPr="0717C16C">
        <w:rPr>
          <w:rFonts w:eastAsia="Times New Roman" w:cs="Times New Roman"/>
          <w:color w:val="000000" w:themeColor="text1"/>
          <w:u w:val="single"/>
        </w:rPr>
        <w:t>Integration</w:t>
      </w:r>
    </w:p>
    <w:p w14:paraId="4A54BC9E" w14:textId="06BCB181" w:rsidR="62504C53" w:rsidRDefault="66A9CEFB" w:rsidP="1E05AD2B">
      <w:pPr>
        <w:spacing w:line="480" w:lineRule="auto"/>
        <w:ind w:firstLine="720"/>
      </w:pPr>
      <w:r w:rsidRPr="1E05AD2B">
        <w:rPr>
          <w:rFonts w:eastAsia="Times New Roman" w:cs="Times New Roman"/>
          <w:color w:val="000000" w:themeColor="text1"/>
        </w:rPr>
        <w:t>Although integration with data sources will not be set up by the vendor, it is important to understand Power BI’s integration capabilities. Power BI supports connectivity to:</w:t>
      </w:r>
    </w:p>
    <w:p w14:paraId="4D3B081B" w14:textId="198B5770" w:rsidR="1E05AD2B" w:rsidRDefault="1E05AD2B" w:rsidP="1E05AD2B">
      <w:pPr>
        <w:spacing w:line="480" w:lineRule="auto"/>
        <w:ind w:firstLine="720"/>
        <w:rPr>
          <w:rFonts w:eastAsia="Times New Roman" w:cs="Times New Roman"/>
          <w:color w:val="000000" w:themeColor="text1"/>
        </w:rPr>
      </w:pPr>
    </w:p>
    <w:p w14:paraId="2515B471" w14:textId="57C88629" w:rsidR="62504C53" w:rsidRDefault="66A9CEFB" w:rsidP="0C19E8D5">
      <w:pPr>
        <w:pStyle w:val="ListParagraph"/>
        <w:numPr>
          <w:ilvl w:val="0"/>
          <w:numId w:val="10"/>
        </w:numPr>
        <w:spacing w:line="480" w:lineRule="auto"/>
        <w:rPr>
          <w:rFonts w:eastAsia="Times New Roman" w:cs="Times New Roman"/>
          <w:color w:val="000000" w:themeColor="text1"/>
        </w:rPr>
      </w:pPr>
      <w:r w:rsidRPr="0C19E8D5">
        <w:rPr>
          <w:rFonts w:eastAsia="Times New Roman" w:cs="Times New Roman"/>
          <w:color w:val="000000" w:themeColor="text1"/>
        </w:rPr>
        <w:t xml:space="preserve">Sources: Google Analytics, Adobe Marketo, </w:t>
      </w:r>
      <w:r w:rsidR="009939DC" w:rsidRPr="0C19E8D5">
        <w:rPr>
          <w:rFonts w:eastAsia="Times New Roman" w:cs="Times New Roman"/>
          <w:color w:val="000000" w:themeColor="text1"/>
        </w:rPr>
        <w:t>Salesforce,</w:t>
      </w:r>
      <w:r w:rsidRPr="0C19E8D5">
        <w:rPr>
          <w:rFonts w:eastAsia="Times New Roman" w:cs="Times New Roman"/>
          <w:color w:val="000000" w:themeColor="text1"/>
        </w:rPr>
        <w:t xml:space="preserve"> and Microsoft Dynamics 365</w:t>
      </w:r>
    </w:p>
    <w:p w14:paraId="6FF2C91D" w14:textId="2CD479BE" w:rsidR="62504C53" w:rsidRDefault="66A9CEFB" w:rsidP="0C19E8D5">
      <w:pPr>
        <w:pStyle w:val="ListParagraph"/>
        <w:numPr>
          <w:ilvl w:val="0"/>
          <w:numId w:val="10"/>
        </w:numPr>
        <w:spacing w:line="480" w:lineRule="auto"/>
        <w:rPr>
          <w:rFonts w:eastAsia="Times New Roman" w:cs="Times New Roman"/>
          <w:color w:val="000000" w:themeColor="text1"/>
        </w:rPr>
      </w:pPr>
      <w:r w:rsidRPr="0C19E8D5">
        <w:rPr>
          <w:rFonts w:eastAsia="Times New Roman" w:cs="Times New Roman"/>
          <w:color w:val="000000" w:themeColor="text1"/>
        </w:rPr>
        <w:t>Data virtualization: AtScale cubes, Denodo, Data Virtuality LDW and Dremio</w:t>
      </w:r>
    </w:p>
    <w:p w14:paraId="06C68049" w14:textId="60F15539" w:rsidR="62504C53" w:rsidRDefault="66A9CEFB" w:rsidP="0C19E8D5">
      <w:pPr>
        <w:pStyle w:val="ListParagraph"/>
        <w:numPr>
          <w:ilvl w:val="0"/>
          <w:numId w:val="10"/>
        </w:numPr>
        <w:spacing w:line="480" w:lineRule="auto"/>
        <w:rPr>
          <w:rFonts w:eastAsia="Times New Roman" w:cs="Times New Roman"/>
          <w:color w:val="000000" w:themeColor="text1"/>
        </w:rPr>
      </w:pPr>
      <w:r w:rsidRPr="0C19E8D5">
        <w:rPr>
          <w:rFonts w:eastAsia="Times New Roman" w:cs="Times New Roman"/>
          <w:color w:val="000000" w:themeColor="text1"/>
        </w:rPr>
        <w:t xml:space="preserve">Cloud data lakes: AWS S3, GCP Storage, Azure Data Lake, etc. </w:t>
      </w:r>
    </w:p>
    <w:p w14:paraId="2F1C3D5A" w14:textId="14979E79" w:rsidR="62504C53" w:rsidRDefault="66A9CEFB" w:rsidP="1E05AD2B">
      <w:pPr>
        <w:pStyle w:val="ListParagraph"/>
        <w:numPr>
          <w:ilvl w:val="0"/>
          <w:numId w:val="10"/>
        </w:numPr>
        <w:spacing w:line="480" w:lineRule="auto"/>
        <w:rPr>
          <w:rFonts w:eastAsia="Times New Roman" w:cs="Times New Roman"/>
          <w:color w:val="000000" w:themeColor="text1"/>
        </w:rPr>
      </w:pPr>
      <w:r w:rsidRPr="1E05AD2B">
        <w:rPr>
          <w:rFonts w:eastAsia="Times New Roman" w:cs="Times New Roman"/>
          <w:color w:val="000000" w:themeColor="text1"/>
        </w:rPr>
        <w:t>NoSQL data sources</w:t>
      </w:r>
    </w:p>
    <w:p w14:paraId="66293518" w14:textId="615CC667" w:rsidR="1E05AD2B" w:rsidRDefault="1E05AD2B" w:rsidP="1E05AD2B">
      <w:pPr>
        <w:spacing w:line="480" w:lineRule="auto"/>
        <w:rPr>
          <w:rFonts w:eastAsia="Calibri" w:cs="Arial"/>
          <w:color w:val="000000" w:themeColor="text1"/>
        </w:rPr>
      </w:pPr>
    </w:p>
    <w:p w14:paraId="2741A1F0" w14:textId="0CD95949" w:rsidR="62504C53" w:rsidRDefault="381EC31C" w:rsidP="0C19E8D5">
      <w:pPr>
        <w:spacing w:line="480" w:lineRule="auto"/>
        <w:ind w:firstLine="720"/>
        <w:rPr>
          <w:rFonts w:eastAsia="Times New Roman" w:cs="Times New Roman"/>
          <w:color w:val="000000" w:themeColor="text1"/>
        </w:rPr>
      </w:pPr>
      <w:r w:rsidRPr="0821FEB8">
        <w:rPr>
          <w:rFonts w:eastAsia="Times New Roman" w:cs="Times New Roman"/>
          <w:color w:val="000000" w:themeColor="text1"/>
        </w:rPr>
        <w:t xml:space="preserve">Power BI also has OLAP connectivity and connectivity to other A&amp;BI platforms. Data in MicroStrategy can be reused to create Power Bi visualizations and reports and vice versa, data in Power BI can be reused by a platform like Tableau to create reports. The data is not copied into </w:t>
      </w:r>
      <w:r w:rsidRPr="0821FEB8">
        <w:rPr>
          <w:rFonts w:eastAsia="Times New Roman" w:cs="Times New Roman"/>
          <w:color w:val="000000" w:themeColor="text1"/>
        </w:rPr>
        <w:lastRenderedPageBreak/>
        <w:t>the connected third-party platform. Power BI can also integrate with external scripts of code in R and Python.</w:t>
      </w:r>
      <w:r w:rsidRPr="14DF388B">
        <w:rPr>
          <w:rStyle w:val="FootnoteReference"/>
          <w:rFonts w:eastAsia="Times New Roman" w:cs="Times New Roman"/>
          <w:color w:val="000000" w:themeColor="text1"/>
        </w:rPr>
        <w:footnoteReference w:id="24"/>
      </w:r>
      <w:r w:rsidRPr="0821FEB8">
        <w:rPr>
          <w:rFonts w:eastAsia="Times New Roman" w:cs="Times New Roman"/>
          <w:color w:val="000000" w:themeColor="text1"/>
        </w:rPr>
        <w:t xml:space="preserve"> A unique feature of Power BI is its ability to consume streaming data through live connections to data sources like social media, service usage metrics, or other time-sensitive data collectors. Streaming dataflows allow users to create visualizations and reports based on real time streaming data. When integration is set up with all data sources, Power BI does not have the ability to trigger an automatic data refresh based on changes to data in the original data source. But automatic </w:t>
      </w:r>
      <w:bookmarkStart w:id="26" w:name="_Int_QYDG39ny"/>
      <w:r w:rsidRPr="0821FEB8">
        <w:rPr>
          <w:rFonts w:eastAsia="Times New Roman" w:cs="Times New Roman"/>
          <w:color w:val="000000" w:themeColor="text1"/>
        </w:rPr>
        <w:t>refreshes</w:t>
      </w:r>
      <w:bookmarkEnd w:id="26"/>
      <w:r w:rsidRPr="0821FEB8">
        <w:rPr>
          <w:rFonts w:eastAsia="Times New Roman" w:cs="Times New Roman"/>
          <w:color w:val="000000" w:themeColor="text1"/>
        </w:rPr>
        <w:t xml:space="preserve"> of datasets can be put on a set schedule using Power BI REST APIs.</w:t>
      </w:r>
      <w:r w:rsidRPr="14DF388B">
        <w:rPr>
          <w:rStyle w:val="FootnoteReference"/>
          <w:rFonts w:eastAsia="Times New Roman" w:cs="Times New Roman"/>
          <w:color w:val="000000" w:themeColor="text1"/>
        </w:rPr>
        <w:footnoteReference w:id="25"/>
      </w:r>
    </w:p>
    <w:p w14:paraId="6702BAA3" w14:textId="4D923BEC" w:rsidR="1E05AD2B" w:rsidRDefault="1E05AD2B" w:rsidP="1E05AD2B">
      <w:pPr>
        <w:spacing w:line="480" w:lineRule="auto"/>
        <w:rPr>
          <w:u w:val="single"/>
        </w:rPr>
      </w:pPr>
    </w:p>
    <w:p w14:paraId="7AA0E635" w14:textId="3AC510CE" w:rsidR="62504C53" w:rsidRDefault="4E0E0D83" w:rsidP="1E05AD2B">
      <w:pPr>
        <w:spacing w:line="480" w:lineRule="auto"/>
        <w:rPr>
          <w:rFonts w:eastAsia="Times New Roman" w:cs="Times New Roman"/>
          <w:color w:val="000000" w:themeColor="text1"/>
        </w:rPr>
      </w:pPr>
      <w:r w:rsidRPr="7914D04A">
        <w:rPr>
          <w:u w:val="single"/>
        </w:rPr>
        <w:t>Scalability</w:t>
      </w:r>
      <w:r>
        <w:br/>
      </w:r>
      <w:r>
        <w:tab/>
      </w:r>
      <w:r w:rsidR="23663225" w:rsidRPr="4860C611">
        <w:rPr>
          <w:rFonts w:eastAsia="Times New Roman" w:cs="Times New Roman"/>
          <w:color w:val="000000" w:themeColor="text1"/>
        </w:rPr>
        <w:t>Each Power BI Premium capacity has defined its total storage capacity, RAM, CPUs per minute, and number of Direct Queries per second but autoscaling of the compute can be enabled. Autoscaling allows Azure services to scale up during workload peaks and scale down during load drops. Additional Power BI Premium capacities need to be purchased if additional compute and storage is needed.</w:t>
      </w:r>
      <w:r w:rsidRPr="14DF388B">
        <w:rPr>
          <w:rStyle w:val="FootnoteReference"/>
          <w:rFonts w:eastAsia="Times New Roman" w:cs="Times New Roman"/>
          <w:color w:val="000000" w:themeColor="text1"/>
        </w:rPr>
        <w:footnoteReference w:id="26"/>
      </w:r>
    </w:p>
    <w:p w14:paraId="2EDCE09C" w14:textId="2E7962CE" w:rsidR="1E05AD2B" w:rsidRDefault="1E05AD2B" w:rsidP="1E05AD2B">
      <w:pPr>
        <w:spacing w:line="480" w:lineRule="auto"/>
        <w:rPr>
          <w:rFonts w:eastAsia="Times New Roman" w:cs="Times New Roman"/>
          <w:color w:val="000000" w:themeColor="text1"/>
        </w:rPr>
      </w:pPr>
    </w:p>
    <w:p w14:paraId="4602CE3A" w14:textId="6021FBB3" w:rsidR="4CE7B713" w:rsidRDefault="4DFEBA2A" w:rsidP="1E05AD2B">
      <w:pPr>
        <w:spacing w:line="480" w:lineRule="auto"/>
        <w:rPr>
          <w:rFonts w:eastAsia="Times New Roman" w:cs="Times New Roman"/>
          <w:color w:val="000000" w:themeColor="text1"/>
          <w:u w:val="single"/>
        </w:rPr>
      </w:pPr>
      <w:r w:rsidRPr="0821FEB8">
        <w:rPr>
          <w:rFonts w:eastAsia="Times New Roman" w:cs="Times New Roman"/>
          <w:color w:val="000000" w:themeColor="text1"/>
          <w:u w:val="single"/>
        </w:rPr>
        <w:t>Cost</w:t>
      </w:r>
    </w:p>
    <w:p w14:paraId="3535ECD2" w14:textId="5A290CAF" w:rsidR="7914D04A" w:rsidRDefault="3C70670B" w:rsidP="00E65701">
      <w:pPr>
        <w:spacing w:line="480" w:lineRule="auto"/>
        <w:ind w:firstLine="720"/>
        <w:rPr>
          <w:rFonts w:eastAsia="Times New Roman" w:cs="Times New Roman"/>
          <w:color w:val="000000" w:themeColor="text1"/>
        </w:rPr>
      </w:pPr>
      <w:r w:rsidRPr="7914D04A">
        <w:rPr>
          <w:rFonts w:eastAsia="Times New Roman" w:cs="Times New Roman"/>
          <w:color w:val="000000" w:themeColor="text1"/>
        </w:rPr>
        <w:t xml:space="preserve">The Department of Defense and the Army National Guard already have licenses for Azure products and many states are currently working to provide all </w:t>
      </w:r>
      <w:r w:rsidR="786E9D42" w:rsidRPr="181E02A9">
        <w:rPr>
          <w:rFonts w:eastAsia="Times New Roman" w:cs="Times New Roman"/>
          <w:color w:val="000000" w:themeColor="text1"/>
        </w:rPr>
        <w:t>Soldier</w:t>
      </w:r>
      <w:r w:rsidRPr="181E02A9">
        <w:rPr>
          <w:rFonts w:eastAsia="Times New Roman" w:cs="Times New Roman"/>
          <w:color w:val="000000" w:themeColor="text1"/>
        </w:rPr>
        <w:t>s</w:t>
      </w:r>
      <w:r w:rsidRPr="7914D04A">
        <w:rPr>
          <w:rFonts w:eastAsia="Times New Roman" w:cs="Times New Roman"/>
          <w:color w:val="000000" w:themeColor="text1"/>
        </w:rPr>
        <w:t xml:space="preserve"> and staff with Power BI premium licenses. Power BI takes advantage of this existing resource, but IPs and </w:t>
      </w:r>
      <w:r w:rsidRPr="7914D04A">
        <w:rPr>
          <w:rFonts w:eastAsia="Times New Roman" w:cs="Times New Roman"/>
          <w:color w:val="000000" w:themeColor="text1"/>
        </w:rPr>
        <w:lastRenderedPageBreak/>
        <w:t>expertise needs to be available internally or recruited to build the Azure repository and deploy Power BI. The purchase of support plans that offer IPs additional services will be an additional cost per month, starting from $29 and going up to $1000.</w:t>
      </w:r>
      <w:r w:rsidRPr="14DF388B">
        <w:rPr>
          <w:rStyle w:val="FootnoteReference"/>
          <w:rFonts w:eastAsia="Times New Roman" w:cs="Times New Roman"/>
          <w:color w:val="000000" w:themeColor="text1"/>
        </w:rPr>
        <w:footnoteReference w:id="27"/>
      </w:r>
      <w:r w:rsidRPr="7914D04A">
        <w:rPr>
          <w:rFonts w:eastAsia="Times New Roman" w:cs="Times New Roman"/>
          <w:color w:val="000000" w:themeColor="text1"/>
        </w:rPr>
        <w:t xml:space="preserve"> </w:t>
      </w:r>
    </w:p>
    <w:p w14:paraId="0286475A" w14:textId="1B941032" w:rsidR="0717C16C" w:rsidRPr="00E65701" w:rsidRDefault="0717C16C" w:rsidP="1698C29C">
      <w:pPr>
        <w:spacing w:line="480" w:lineRule="auto"/>
        <w:ind w:firstLine="720"/>
        <w:rPr>
          <w:rFonts w:eastAsia="Times New Roman" w:cs="Times New Roman"/>
          <w:color w:val="000000" w:themeColor="text1"/>
        </w:rPr>
      </w:pPr>
    </w:p>
    <w:p w14:paraId="24CF3E5F" w14:textId="0F63F142" w:rsidR="00215AFF" w:rsidRDefault="00215AFF" w:rsidP="00215AFF">
      <w:pPr>
        <w:pStyle w:val="Caption"/>
        <w:keepNext/>
      </w:pPr>
      <w:bookmarkStart w:id="27" w:name="_Toc142037131"/>
      <w:r>
        <w:t xml:space="preserve">Table </w:t>
      </w:r>
      <w:r w:rsidR="00B5232D">
        <w:fldChar w:fldCharType="begin"/>
      </w:r>
      <w:r w:rsidR="00B5232D">
        <w:instrText xml:space="preserve"> SEQ Table \* ARABIC </w:instrText>
      </w:r>
      <w:r w:rsidR="00B5232D">
        <w:fldChar w:fldCharType="separate"/>
      </w:r>
      <w:r>
        <w:rPr>
          <w:noProof/>
        </w:rPr>
        <w:t>3</w:t>
      </w:r>
      <w:r w:rsidR="00B5232D">
        <w:rPr>
          <w:noProof/>
        </w:rPr>
        <w:fldChar w:fldCharType="end"/>
      </w:r>
      <w:r>
        <w:t>. Microsoft Suite Criteria Evaluation</w:t>
      </w:r>
      <w:bookmarkEnd w:id="27"/>
    </w:p>
    <w:p w14:paraId="741E9314" w14:textId="194A282B" w:rsidR="0717C16C" w:rsidRPr="00E65701" w:rsidRDefault="25A16702" w:rsidP="0717C16C">
      <w:r>
        <w:rPr>
          <w:noProof/>
        </w:rPr>
        <w:drawing>
          <wp:inline distT="0" distB="0" distL="0" distR="0" wp14:anchorId="58E2B171" wp14:editId="3EA67C4D">
            <wp:extent cx="6730890" cy="2439948"/>
            <wp:effectExtent l="0" t="0" r="0" b="0"/>
            <wp:docPr id="941894906" name="Picture 94189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30890" cy="2439948"/>
                    </a:xfrm>
                    <a:prstGeom prst="rect">
                      <a:avLst/>
                    </a:prstGeom>
                  </pic:spPr>
                </pic:pic>
              </a:graphicData>
            </a:graphic>
          </wp:inline>
        </w:drawing>
      </w:r>
    </w:p>
    <w:p w14:paraId="244DCE2D" w14:textId="21F2A756" w:rsidR="1698C29C" w:rsidRDefault="1698C29C" w:rsidP="1698C29C"/>
    <w:p w14:paraId="00AEA1C5" w14:textId="2872F35B" w:rsidR="1698C29C" w:rsidRDefault="1698C29C" w:rsidP="1698C29C"/>
    <w:p w14:paraId="3BE3FA0D" w14:textId="674C2EA3" w:rsidR="00E05EDD" w:rsidRDefault="00E05EDD" w:rsidP="00E05EDD">
      <w:pPr>
        <w:pStyle w:val="Caption"/>
        <w:keepNext/>
        <w:jc w:val="center"/>
      </w:pPr>
      <w:bookmarkStart w:id="28" w:name="_Toc142037134"/>
      <w:r>
        <w:lastRenderedPageBreak/>
        <w:t xml:space="preserve">Figure </w:t>
      </w:r>
      <w:r w:rsidR="00B5232D">
        <w:fldChar w:fldCharType="begin"/>
      </w:r>
      <w:r w:rsidR="00B5232D">
        <w:instrText xml:space="preserve"> SEQ Figure \* ARABIC </w:instrText>
      </w:r>
      <w:r w:rsidR="00B5232D">
        <w:fldChar w:fldCharType="separate"/>
      </w:r>
      <w:r>
        <w:rPr>
          <w:noProof/>
        </w:rPr>
        <w:t>2</w:t>
      </w:r>
      <w:r w:rsidR="00B5232D">
        <w:rPr>
          <w:noProof/>
        </w:rPr>
        <w:fldChar w:fldCharType="end"/>
      </w:r>
      <w:r>
        <w:t>. ARNG H2F Data Architecture with the Microsoft Suite</w:t>
      </w:r>
      <w:bookmarkEnd w:id="28"/>
    </w:p>
    <w:p w14:paraId="26B7BF47" w14:textId="3293E5CD" w:rsidR="3FF0778F" w:rsidRDefault="3FF0778F" w:rsidP="002D312E">
      <w:pPr>
        <w:jc w:val="center"/>
        <w:rPr>
          <w:rFonts w:eastAsia="Times New Roman" w:cs="Times New Roman"/>
          <w:color w:val="000000" w:themeColor="text1"/>
          <w:u w:val="single"/>
        </w:rPr>
      </w:pPr>
      <w:r>
        <w:rPr>
          <w:noProof/>
        </w:rPr>
        <w:drawing>
          <wp:inline distT="0" distB="0" distL="0" distR="0" wp14:anchorId="44EE31A5" wp14:editId="50D13D1A">
            <wp:extent cx="6019800" cy="3461385"/>
            <wp:effectExtent l="0" t="0" r="0" b="5715"/>
            <wp:docPr id="1772931200" name="Picture 177293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20627" cy="3461861"/>
                    </a:xfrm>
                    <a:prstGeom prst="rect">
                      <a:avLst/>
                    </a:prstGeom>
                  </pic:spPr>
                </pic:pic>
              </a:graphicData>
            </a:graphic>
          </wp:inline>
        </w:drawing>
      </w:r>
    </w:p>
    <w:p w14:paraId="71F8DE62" w14:textId="3FB9C1D3" w:rsidR="48E38657" w:rsidRDefault="3FF0778F" w:rsidP="0717C16C">
      <w:pPr>
        <w:spacing w:line="480" w:lineRule="auto"/>
        <w:ind w:firstLine="720"/>
        <w:rPr>
          <w:rFonts w:eastAsia="Times New Roman" w:cs="Times New Roman"/>
          <w:color w:val="000000" w:themeColor="text1"/>
          <w:highlight w:val="yellow"/>
        </w:rPr>
      </w:pPr>
      <w:r w:rsidRPr="7914D04A">
        <w:rPr>
          <w:rFonts w:eastAsia="Times New Roman" w:cs="Times New Roman"/>
          <w:color w:val="000000" w:themeColor="text1"/>
        </w:rPr>
        <w:t xml:space="preserve">The above image shows the H2F’s SMS data architecture using </w:t>
      </w:r>
      <w:r w:rsidR="2BFAAD78" w:rsidRPr="7914D04A">
        <w:rPr>
          <w:rFonts w:eastAsia="Times New Roman" w:cs="Times New Roman"/>
          <w:color w:val="000000" w:themeColor="text1"/>
        </w:rPr>
        <w:t>the Azure enterprise.</w:t>
      </w:r>
      <w:r w:rsidRPr="7914D04A">
        <w:rPr>
          <w:rFonts w:eastAsia="Times New Roman" w:cs="Times New Roman"/>
          <w:color w:val="000000" w:themeColor="text1"/>
        </w:rPr>
        <w:t xml:space="preserve"> </w:t>
      </w:r>
      <w:r w:rsidR="26A13E0E" w:rsidRPr="7914D04A">
        <w:rPr>
          <w:rFonts w:eastAsia="Times New Roman" w:cs="Times New Roman"/>
          <w:color w:val="000000" w:themeColor="text1"/>
        </w:rPr>
        <w:t>After purchasing the necessary licenses and personnel, IPs will start building the H2F repository by finalizing the data sources and fulfilling all data security regulations such as FedRAMP and IL levels.</w:t>
      </w:r>
      <w:r w:rsidR="518C1BC9" w:rsidRPr="7914D04A">
        <w:rPr>
          <w:rFonts w:eastAsia="Times New Roman" w:cs="Times New Roman"/>
          <w:color w:val="000000" w:themeColor="text1"/>
        </w:rPr>
        <w:t xml:space="preserve"> After the data sources are finalized, personnel can start to build data pipelines to integrate with the different data sources and transport that data into the SMS. Building data pipelines includes ETL (extract, transform, load) processes and setting up APIs. IPs can perform ETL processes by using Power Query to connect to data sources, transform data using arithmetic and logical functions, and load data into Azure’s data warehouse and data lake. Advanced transformations </w:t>
      </w:r>
      <w:r w:rsidR="00E65701">
        <w:rPr>
          <w:rFonts w:eastAsia="Times New Roman" w:cs="Times New Roman"/>
          <w:color w:val="000000" w:themeColor="text1"/>
        </w:rPr>
        <w:t>could</w:t>
      </w:r>
      <w:r w:rsidR="518C1BC9" w:rsidRPr="7914D04A">
        <w:rPr>
          <w:rFonts w:eastAsia="Times New Roman" w:cs="Times New Roman"/>
          <w:color w:val="000000" w:themeColor="text1"/>
        </w:rPr>
        <w:t xml:space="preserve"> be done using </w:t>
      </w:r>
      <w:r w:rsidR="00E65701">
        <w:rPr>
          <w:rFonts w:eastAsia="Times New Roman" w:cs="Times New Roman"/>
          <w:color w:val="000000" w:themeColor="text1"/>
        </w:rPr>
        <w:t>DAX, R, or Python programming languages</w:t>
      </w:r>
      <w:r w:rsidR="518C1BC9" w:rsidRPr="7914D04A">
        <w:rPr>
          <w:rFonts w:eastAsia="Times New Roman" w:cs="Times New Roman"/>
          <w:color w:val="000000" w:themeColor="text1"/>
        </w:rPr>
        <w:t>.</w:t>
      </w:r>
      <w:r w:rsidRPr="14DF388B">
        <w:rPr>
          <w:rStyle w:val="FootnoteReference"/>
          <w:rFonts w:eastAsia="Times New Roman" w:cs="Times New Roman"/>
          <w:color w:val="000000" w:themeColor="text1"/>
        </w:rPr>
        <w:footnoteReference w:id="28"/>
      </w:r>
      <w:r w:rsidR="6B427053" w:rsidRPr="7914D04A">
        <w:rPr>
          <w:rFonts w:eastAsia="Times New Roman" w:cs="Times New Roman"/>
          <w:color w:val="000000" w:themeColor="text1"/>
        </w:rPr>
        <w:t xml:space="preserve"> </w:t>
      </w:r>
      <w:r w:rsidR="00E65701">
        <w:rPr>
          <w:rFonts w:eastAsia="Times New Roman" w:cs="Times New Roman"/>
          <w:color w:val="000000" w:themeColor="text1"/>
        </w:rPr>
        <w:t xml:space="preserve">Once these pipelines are built, the data </w:t>
      </w:r>
      <w:r w:rsidR="67FDB5B6" w:rsidRPr="14DF388B">
        <w:rPr>
          <w:rFonts w:eastAsia="Times New Roman" w:cs="Times New Roman"/>
          <w:color w:val="000000" w:themeColor="text1"/>
        </w:rPr>
        <w:t>is</w:t>
      </w:r>
      <w:r w:rsidR="00E65701">
        <w:rPr>
          <w:rFonts w:eastAsia="Times New Roman" w:cs="Times New Roman"/>
          <w:color w:val="000000" w:themeColor="text1"/>
        </w:rPr>
        <w:t xml:space="preserve"> prepared for the final step of serving the end user in an analytics or data visualization platform.</w:t>
      </w:r>
      <w:r w:rsidR="37B5F25C" w:rsidRPr="14DF388B">
        <w:rPr>
          <w:rFonts w:eastAsia="Times New Roman" w:cs="Times New Roman"/>
          <w:color w:val="000000" w:themeColor="text1"/>
        </w:rPr>
        <w:t xml:space="preserve"> </w:t>
      </w:r>
    </w:p>
    <w:p w14:paraId="051F714B" w14:textId="05A3EE0A" w:rsidR="00AF753E" w:rsidRDefault="00AF753E" w:rsidP="00E65701">
      <w:pPr>
        <w:spacing w:line="480" w:lineRule="auto"/>
        <w:sectPr w:rsidR="00AF753E" w:rsidSect="00DB42F0">
          <w:headerReference w:type="default" r:id="rId31"/>
          <w:pgSz w:w="12240" w:h="15840"/>
          <w:pgMar w:top="1440" w:right="1440" w:bottom="1440" w:left="1440" w:header="720" w:footer="1584" w:gutter="0"/>
          <w:cols w:space="720"/>
          <w:titlePg/>
          <w:docGrid w:linePitch="360"/>
        </w:sectPr>
      </w:pPr>
    </w:p>
    <w:p w14:paraId="1CFAC632" w14:textId="549C4DEE" w:rsidR="0005615B" w:rsidRDefault="0005615B" w:rsidP="00357D77">
      <w:pPr>
        <w:pStyle w:val="Heading1"/>
        <w:spacing w:line="480" w:lineRule="auto"/>
      </w:pPr>
      <w:bookmarkStart w:id="29" w:name="_Toc142037163"/>
      <w:r>
        <w:lastRenderedPageBreak/>
        <w:t>Chapter 4. Discussion</w:t>
      </w:r>
      <w:bookmarkEnd w:id="29"/>
    </w:p>
    <w:p w14:paraId="1372A8B2" w14:textId="2D578E9F" w:rsidR="7742510D" w:rsidRDefault="25FC3B8E" w:rsidP="60D9A17D">
      <w:pPr>
        <w:spacing w:line="480" w:lineRule="auto"/>
        <w:ind w:firstLine="720"/>
      </w:pPr>
      <w:r>
        <w:t xml:space="preserve">As the </w:t>
      </w:r>
      <w:r w:rsidR="55A8F938">
        <w:t xml:space="preserve">ARNG H2F </w:t>
      </w:r>
      <w:r w:rsidR="532159EE">
        <w:t>moves forward with creating a long-term SMS,</w:t>
      </w:r>
      <w:r w:rsidR="55A8F938">
        <w:t xml:space="preserve"> our team’s research highlights </w:t>
      </w:r>
      <w:r w:rsidR="03157A4E">
        <w:t xml:space="preserve">additional </w:t>
      </w:r>
      <w:r w:rsidR="55A8F938">
        <w:t>key po</w:t>
      </w:r>
      <w:r w:rsidR="7FE94BA8">
        <w:t xml:space="preserve">ints </w:t>
      </w:r>
      <w:r w:rsidR="06C9659F">
        <w:t>to note</w:t>
      </w:r>
      <w:r w:rsidR="6267ECE6">
        <w:t xml:space="preserve"> about our platform recommendation and implementation</w:t>
      </w:r>
      <w:r w:rsidR="06C9659F">
        <w:t>.</w:t>
      </w:r>
    </w:p>
    <w:p w14:paraId="22B99615" w14:textId="2E52231A" w:rsidR="1AA63BB4" w:rsidRDefault="1AA63BB4" w:rsidP="7914D04A">
      <w:pPr>
        <w:spacing w:line="480" w:lineRule="auto"/>
        <w:ind w:firstLine="720"/>
      </w:pPr>
      <w:r>
        <w:t xml:space="preserve">Using </w:t>
      </w:r>
      <w:r w:rsidR="06C9659F">
        <w:t>Power BI</w:t>
      </w:r>
      <w:r w:rsidR="605A0700">
        <w:t xml:space="preserve"> </w:t>
      </w:r>
      <w:r w:rsidR="4A78CBEF">
        <w:t xml:space="preserve">as the A&amp;BI platform on </w:t>
      </w:r>
      <w:r w:rsidR="5CF4514E">
        <w:t>an</w:t>
      </w:r>
      <w:r w:rsidR="4A78CBEF">
        <w:t xml:space="preserve"> Azure back end allows for an interchangeable front end. </w:t>
      </w:r>
      <w:r w:rsidR="32BB2F3C">
        <w:t>For the back end</w:t>
      </w:r>
      <w:r w:rsidR="32BB2F3C" w:rsidRPr="00CA4E04">
        <w:t xml:space="preserve">, </w:t>
      </w:r>
      <w:r w:rsidR="126013BE" w:rsidRPr="00CA4E04">
        <w:t xml:space="preserve">Smartabase and </w:t>
      </w:r>
      <w:r w:rsidR="3D023E6C">
        <w:t>Coach</w:t>
      </w:r>
      <w:r w:rsidR="7F15EB84">
        <w:t>M</w:t>
      </w:r>
      <w:r w:rsidR="3D023E6C">
        <w:t>e</w:t>
      </w:r>
      <w:r w:rsidR="126013BE" w:rsidRPr="00CA4E04">
        <w:t>+</w:t>
      </w:r>
      <w:r w:rsidR="5FB1B749" w:rsidRPr="00CA4E04">
        <w:t xml:space="preserve"> </w:t>
      </w:r>
      <w:r w:rsidR="5FB1B749">
        <w:t>have</w:t>
      </w:r>
      <w:r w:rsidR="5FB1B749" w:rsidRPr="00CA4E04">
        <w:t xml:space="preserve"> their own</w:t>
      </w:r>
      <w:r w:rsidR="5FB1B749">
        <w:t xml:space="preserve"> data warehouses</w:t>
      </w:r>
      <w:r w:rsidR="6E7C73E9">
        <w:t xml:space="preserve"> that the ARNG can </w:t>
      </w:r>
      <w:r w:rsidR="38CD80E2">
        <w:t>use</w:t>
      </w:r>
      <w:r w:rsidR="6E7C73E9">
        <w:t xml:space="preserve"> but </w:t>
      </w:r>
      <w:r w:rsidR="5C8BBBDE">
        <w:t>both</w:t>
      </w:r>
      <w:r w:rsidR="4D026789">
        <w:t xml:space="preserve"> </w:t>
      </w:r>
      <w:r w:rsidR="6E7C73E9">
        <w:t xml:space="preserve">these platforms can also be supported </w:t>
      </w:r>
      <w:r w:rsidR="4C4A7CCC">
        <w:t>on data warehouses from Azure, AWS, or GCP</w:t>
      </w:r>
      <w:r w:rsidR="7F9F9D08">
        <w:t>.</w:t>
      </w:r>
      <w:r w:rsidR="53ECEEC5">
        <w:t xml:space="preserve"> </w:t>
      </w:r>
      <w:r w:rsidR="1BEA14E7">
        <w:t>Using the data warehouse from</w:t>
      </w:r>
      <w:r w:rsidR="52915E89">
        <w:t xml:space="preserve"> Smartabase</w:t>
      </w:r>
      <w:r w:rsidR="429A10D6">
        <w:t xml:space="preserve"> and CoachMe+ </w:t>
      </w:r>
      <w:r w:rsidR="0CAE7291">
        <w:t xml:space="preserve">is the most common approach </w:t>
      </w:r>
      <w:r w:rsidR="429A10D6">
        <w:t xml:space="preserve">customers </w:t>
      </w:r>
      <w:r w:rsidR="44582E37">
        <w:t>take</w:t>
      </w:r>
      <w:r w:rsidR="429A10D6">
        <w:t xml:space="preserve"> but t</w:t>
      </w:r>
      <w:r w:rsidR="7F9F9D08">
        <w:t>his</w:t>
      </w:r>
      <w:r w:rsidR="53ECEEC5">
        <w:t xml:space="preserve"> means that if a new A&amp;BI platform becomes available in the future and the ARNG H2F system </w:t>
      </w:r>
      <w:r w:rsidR="18743839">
        <w:t>wants to discontinue a license with Smartabase or Coach</w:t>
      </w:r>
      <w:r w:rsidR="009B077E">
        <w:t>M</w:t>
      </w:r>
      <w:r w:rsidR="18743839">
        <w:t>e</w:t>
      </w:r>
      <w:r w:rsidR="50B28706">
        <w:t>+, they lose the data warehouse where all the data from the different sources is stored after integration.</w:t>
      </w:r>
      <w:r w:rsidR="6843486C">
        <w:t xml:space="preserve"> The data warehouse would need to be rebuilt and integrations built by the original vendors would need to be re-done by the new vendor or internal DoD personnel.</w:t>
      </w:r>
      <w:r w:rsidR="06BED259">
        <w:t xml:space="preserve"> This would mean that the back end of the SMS </w:t>
      </w:r>
      <w:r w:rsidR="00C4604C">
        <w:t>could</w:t>
      </w:r>
      <w:r w:rsidR="06BED259">
        <w:t xml:space="preserve"> need to completely be rebuilt.</w:t>
      </w:r>
      <w:r w:rsidR="6843486C">
        <w:t xml:space="preserve"> </w:t>
      </w:r>
      <w:r w:rsidR="45EFCBE9">
        <w:t xml:space="preserve">To </w:t>
      </w:r>
      <w:r w:rsidR="6951BC01">
        <w:t>creat</w:t>
      </w:r>
      <w:r w:rsidR="2206001E">
        <w:t>e</w:t>
      </w:r>
      <w:r w:rsidR="00C4604C">
        <w:t xml:space="preserve"> the back-end data architecture</w:t>
      </w:r>
      <w:r w:rsidR="04ED4915">
        <w:t xml:space="preserve"> in a way that is not contingent on a particular platform</w:t>
      </w:r>
      <w:r w:rsidR="6843486C">
        <w:t>,</w:t>
      </w:r>
      <w:r w:rsidR="33312844">
        <w:t xml:space="preserve"> the DoD can use</w:t>
      </w:r>
      <w:r w:rsidR="00AB44E2">
        <w:t xml:space="preserve"> a product like</w:t>
      </w:r>
      <w:r w:rsidR="33312844">
        <w:t xml:space="preserve"> the</w:t>
      </w:r>
      <w:r w:rsidR="18EA3141">
        <w:t xml:space="preserve"> Azure</w:t>
      </w:r>
      <w:r w:rsidR="33312844">
        <w:t xml:space="preserve"> data </w:t>
      </w:r>
      <w:r w:rsidR="00AB44E2">
        <w:t>lake</w:t>
      </w:r>
      <w:r w:rsidR="1F656F3B">
        <w:t xml:space="preserve"> </w:t>
      </w:r>
      <w:r w:rsidR="33312844">
        <w:t xml:space="preserve">house which will </w:t>
      </w:r>
      <w:r w:rsidR="00AB44E2">
        <w:t>ensure ownership and security of the data</w:t>
      </w:r>
      <w:r w:rsidR="3CC3ED4D">
        <w:t>. With a locked in Azure back</w:t>
      </w:r>
      <w:r w:rsidR="6558778A">
        <w:t xml:space="preserve"> end</w:t>
      </w:r>
      <w:r w:rsidR="09760ED7">
        <w:t xml:space="preserve">, </w:t>
      </w:r>
      <w:r w:rsidR="3CC3ED4D">
        <w:t>Power BI</w:t>
      </w:r>
      <w:r w:rsidR="00AB44E2">
        <w:t xml:space="preserve"> or any analytics platform</w:t>
      </w:r>
      <w:r w:rsidR="3CC3ED4D">
        <w:t xml:space="preserve"> can easily be switched out for a new A&amp;BI platform that </w:t>
      </w:r>
      <w:r w:rsidR="1633FBA4">
        <w:t xml:space="preserve">can be supported by </w:t>
      </w:r>
      <w:r w:rsidR="002D312E">
        <w:t>a modern</w:t>
      </w:r>
      <w:r w:rsidR="1633FBA4">
        <w:t xml:space="preserve"> data warehouse and infrastructure. </w:t>
      </w:r>
    </w:p>
    <w:p w14:paraId="159632CE" w14:textId="6C7B8D8D" w:rsidR="04776566" w:rsidRDefault="04776566" w:rsidP="7914D04A">
      <w:pPr>
        <w:spacing w:line="480" w:lineRule="auto"/>
        <w:ind w:firstLine="720"/>
        <w:rPr>
          <w:rFonts w:eastAsia="Times New Roman" w:cs="Times New Roman"/>
          <w:color w:val="221F20"/>
        </w:rPr>
      </w:pPr>
      <w:r>
        <w:t xml:space="preserve">By speaking with different POCs, </w:t>
      </w:r>
      <w:r w:rsidR="0D9B61C5">
        <w:t>our team</w:t>
      </w:r>
      <w:r>
        <w:t xml:space="preserve"> found that decentralized data is an issue many </w:t>
      </w:r>
      <w:r w:rsidR="7AEBD0BA">
        <w:t>individuals</w:t>
      </w:r>
      <w:r>
        <w:t xml:space="preserve"> and groups </w:t>
      </w:r>
      <w:r w:rsidR="7D148187">
        <w:t xml:space="preserve">within the DoD </w:t>
      </w:r>
      <w:r>
        <w:t xml:space="preserve">are </w:t>
      </w:r>
      <w:r w:rsidR="7C830CD4">
        <w:t>facing,</w:t>
      </w:r>
      <w:r>
        <w:t xml:space="preserve"> an</w:t>
      </w:r>
      <w:r w:rsidR="262B728F">
        <w:t xml:space="preserve">d many </w:t>
      </w:r>
      <w:r w:rsidR="74751036">
        <w:t xml:space="preserve">have </w:t>
      </w:r>
      <w:r w:rsidR="1BC8E4C9">
        <w:t>tried to</w:t>
      </w:r>
      <w:r w:rsidR="74751036">
        <w:t xml:space="preserve"> create central </w:t>
      </w:r>
      <w:r w:rsidR="74751036">
        <w:lastRenderedPageBreak/>
        <w:t xml:space="preserve">repositories for </w:t>
      </w:r>
      <w:r w:rsidR="0E4C28D6">
        <w:t>different</w:t>
      </w:r>
      <w:r w:rsidR="74751036">
        <w:t xml:space="preserve"> purposes.</w:t>
      </w:r>
      <w:r w:rsidR="3067C698">
        <w:t xml:space="preserve"> </w:t>
      </w:r>
      <w:r w:rsidR="4F431557">
        <w:t xml:space="preserve">The ARNG H2F SMS is not an isolated effort. </w:t>
      </w:r>
      <w:r w:rsidR="6C79BC42">
        <w:t xml:space="preserve">An article published </w:t>
      </w:r>
      <w:r w:rsidR="7C7BAFE1">
        <w:t xml:space="preserve">on the U.S. Army website </w:t>
      </w:r>
      <w:r w:rsidR="6C79BC42">
        <w:t xml:space="preserve">by Ellen </w:t>
      </w:r>
      <w:r w:rsidR="025E1424">
        <w:t xml:space="preserve">Summey explains the creation of </w:t>
      </w:r>
      <w:r w:rsidR="0462E286">
        <w:t xml:space="preserve">a central repository called </w:t>
      </w:r>
      <w:r w:rsidR="025E1424">
        <w:t xml:space="preserve">Army Leader Dashboard, </w:t>
      </w:r>
      <w:r w:rsidR="48F41232">
        <w:t>now known as Army Vantage</w:t>
      </w:r>
      <w:r w:rsidR="30DCF4E3">
        <w:t>. The article quo</w:t>
      </w:r>
      <w:r w:rsidR="30DCF4E3" w:rsidRPr="7914D04A">
        <w:rPr>
          <w:rFonts w:eastAsia="Times New Roman" w:cs="Times New Roman"/>
        </w:rPr>
        <w:t xml:space="preserve">tes </w:t>
      </w:r>
      <w:r w:rsidR="30DCF4E3" w:rsidRPr="7914D04A">
        <w:rPr>
          <w:rFonts w:eastAsia="Times New Roman" w:cs="Times New Roman"/>
          <w:color w:val="221F20"/>
        </w:rPr>
        <w:t>Lt. Col. Rob Wolfe who says,</w:t>
      </w:r>
      <w:r w:rsidR="48F41232" w:rsidRPr="7914D04A">
        <w:rPr>
          <w:rFonts w:eastAsia="Times New Roman" w:cs="Times New Roman"/>
        </w:rPr>
        <w:t xml:space="preserve"> </w:t>
      </w:r>
      <w:r w:rsidR="0AA6626C" w:rsidRPr="7914D04A">
        <w:rPr>
          <w:rFonts w:eastAsia="Times New Roman" w:cs="Times New Roman"/>
        </w:rPr>
        <w:t>“‘T</w:t>
      </w:r>
      <w:r w:rsidR="30C78B6B" w:rsidRPr="7914D04A">
        <w:rPr>
          <w:rFonts w:eastAsia="Times New Roman" w:cs="Times New Roman"/>
          <w:color w:val="221F20"/>
        </w:rPr>
        <w:t>here are a lot of systems that allow you to look at people, to look at equipment, to look at training, but there are not any systems that allow you to look across all those areas and see how resourcing decisions in training affect people, or vice versa. We're really trying to give leaders a tool to make strategic resource decisions and understand the impacts across the Army</w:t>
      </w:r>
      <w:r w:rsidR="6F6C709C" w:rsidRPr="7914D04A">
        <w:rPr>
          <w:rFonts w:eastAsia="Times New Roman" w:cs="Times New Roman"/>
          <w:color w:val="221F20"/>
        </w:rPr>
        <w:t>’</w:t>
      </w:r>
      <w:r w:rsidR="56914E86" w:rsidRPr="7914D04A">
        <w:rPr>
          <w:rFonts w:eastAsia="Times New Roman" w:cs="Times New Roman"/>
          <w:color w:val="221F20"/>
        </w:rPr>
        <w:t>”.</w:t>
      </w:r>
      <w:r w:rsidRPr="14DF388B">
        <w:rPr>
          <w:rStyle w:val="FootnoteReference"/>
          <w:rFonts w:eastAsia="Times New Roman" w:cs="Times New Roman"/>
          <w:color w:val="221F20"/>
        </w:rPr>
        <w:footnoteReference w:id="29"/>
      </w:r>
      <w:r w:rsidR="1D55F376" w:rsidRPr="7914D04A">
        <w:rPr>
          <w:rFonts w:eastAsia="Times New Roman" w:cs="Times New Roman"/>
          <w:color w:val="221F20"/>
        </w:rPr>
        <w:t xml:space="preserve"> </w:t>
      </w:r>
      <w:r w:rsidR="3E0AB13B" w:rsidRPr="7914D04A">
        <w:rPr>
          <w:rFonts w:eastAsia="Times New Roman" w:cs="Times New Roman"/>
          <w:color w:val="221F20"/>
        </w:rPr>
        <w:t xml:space="preserve">The Program Executive Office for Enterprise Information Systems successfully built and rolled out </w:t>
      </w:r>
      <w:r w:rsidR="1D55F376" w:rsidRPr="7914D04A">
        <w:rPr>
          <w:rFonts w:eastAsia="Times New Roman" w:cs="Times New Roman"/>
          <w:color w:val="221F20"/>
        </w:rPr>
        <w:t xml:space="preserve">Army Vantage </w:t>
      </w:r>
      <w:r w:rsidR="2BDF5253" w:rsidRPr="7914D04A">
        <w:rPr>
          <w:rFonts w:eastAsia="Times New Roman" w:cs="Times New Roman"/>
          <w:color w:val="221F20"/>
        </w:rPr>
        <w:t>and faced the obstacles that come with implementation</w:t>
      </w:r>
      <w:r w:rsidR="22E431AC" w:rsidRPr="7914D04A">
        <w:rPr>
          <w:rFonts w:eastAsia="Times New Roman" w:cs="Times New Roman"/>
          <w:color w:val="221F20"/>
        </w:rPr>
        <w:t>– t</w:t>
      </w:r>
      <w:r w:rsidR="2BDF5253" w:rsidRPr="7914D04A">
        <w:rPr>
          <w:rFonts w:eastAsia="Times New Roman" w:cs="Times New Roman"/>
          <w:color w:val="221F20"/>
        </w:rPr>
        <w:t>he</w:t>
      </w:r>
      <w:r w:rsidR="6A7D0726" w:rsidRPr="7914D04A">
        <w:rPr>
          <w:rFonts w:eastAsia="Times New Roman" w:cs="Times New Roman"/>
          <w:color w:val="221F20"/>
        </w:rPr>
        <w:t xml:space="preserve"> ARNG H2F </w:t>
      </w:r>
      <w:r w:rsidR="70669BC6" w:rsidRPr="7914D04A">
        <w:rPr>
          <w:rFonts w:eastAsia="Times New Roman" w:cs="Times New Roman"/>
          <w:color w:val="221F20"/>
        </w:rPr>
        <w:t>can expect to face similar obstacles</w:t>
      </w:r>
      <w:r w:rsidR="676B7B1F" w:rsidRPr="7914D04A">
        <w:rPr>
          <w:rFonts w:eastAsia="Times New Roman" w:cs="Times New Roman"/>
          <w:color w:val="221F20"/>
        </w:rPr>
        <w:t xml:space="preserve">. </w:t>
      </w:r>
      <w:r w:rsidR="63C95372" w:rsidRPr="7914D04A">
        <w:rPr>
          <w:rFonts w:eastAsia="Times New Roman" w:cs="Times New Roman"/>
          <w:color w:val="221F20"/>
        </w:rPr>
        <w:t xml:space="preserve">Another central repository currently being developed is </w:t>
      </w:r>
      <w:r w:rsidR="6B71DE89" w:rsidRPr="7914D04A">
        <w:rPr>
          <w:rFonts w:eastAsia="Times New Roman" w:cs="Times New Roman"/>
          <w:color w:val="221F20"/>
        </w:rPr>
        <w:t xml:space="preserve">the Army Information Training System (ATIS). ATIS </w:t>
      </w:r>
      <w:r w:rsidR="339863A6" w:rsidRPr="7914D04A">
        <w:rPr>
          <w:rFonts w:eastAsia="Times New Roman" w:cs="Times New Roman"/>
          <w:color w:val="221F20"/>
        </w:rPr>
        <w:t xml:space="preserve">hopes to achieve and maintain readiness by centralizing </w:t>
      </w:r>
      <w:r w:rsidR="786E9D42" w:rsidRPr="181E02A9">
        <w:rPr>
          <w:rFonts w:eastAsia="Times New Roman" w:cs="Times New Roman"/>
          <w:color w:val="221F20"/>
        </w:rPr>
        <w:t>Soldier</w:t>
      </w:r>
      <w:r w:rsidR="4065906E" w:rsidRPr="7914D04A">
        <w:rPr>
          <w:rFonts w:eastAsia="Times New Roman" w:cs="Times New Roman"/>
          <w:color w:val="221F20"/>
        </w:rPr>
        <w:t xml:space="preserve"> </w:t>
      </w:r>
      <w:r w:rsidR="339863A6" w:rsidRPr="7914D04A">
        <w:rPr>
          <w:rFonts w:eastAsia="Times New Roman" w:cs="Times New Roman"/>
          <w:color w:val="221F20"/>
        </w:rPr>
        <w:t xml:space="preserve">training </w:t>
      </w:r>
      <w:r w:rsidR="4647F4B0" w:rsidRPr="7914D04A">
        <w:rPr>
          <w:rFonts w:eastAsia="Times New Roman" w:cs="Times New Roman"/>
          <w:color w:val="221F20"/>
        </w:rPr>
        <w:t>data</w:t>
      </w:r>
      <w:r w:rsidR="38004359" w:rsidRPr="7914D04A">
        <w:rPr>
          <w:rFonts w:eastAsia="Times New Roman" w:cs="Times New Roman"/>
          <w:color w:val="221F20"/>
        </w:rPr>
        <w:t xml:space="preserve"> and information along with </w:t>
      </w:r>
      <w:r w:rsidR="786E9D42" w:rsidRPr="181E02A9">
        <w:rPr>
          <w:rFonts w:eastAsia="Times New Roman" w:cs="Times New Roman"/>
          <w:color w:val="221F20"/>
        </w:rPr>
        <w:t>Soldier</w:t>
      </w:r>
      <w:r w:rsidR="38004359" w:rsidRPr="7914D04A">
        <w:rPr>
          <w:rFonts w:eastAsia="Times New Roman" w:cs="Times New Roman"/>
          <w:color w:val="221F20"/>
        </w:rPr>
        <w:t xml:space="preserve"> education resources.</w:t>
      </w:r>
      <w:r w:rsidRPr="14DF388B">
        <w:rPr>
          <w:rStyle w:val="FootnoteReference"/>
          <w:rFonts w:eastAsia="Times New Roman" w:cs="Times New Roman"/>
          <w:color w:val="221F20"/>
        </w:rPr>
        <w:footnoteReference w:id="30"/>
      </w:r>
      <w:r w:rsidR="5EC7DF98" w:rsidRPr="7914D04A">
        <w:rPr>
          <w:rFonts w:eastAsia="Times New Roman" w:cs="Times New Roman"/>
          <w:color w:val="221F20"/>
        </w:rPr>
        <w:t xml:space="preserve"> These three systems address the same problem </w:t>
      </w:r>
      <w:r w:rsidR="40DB8976" w:rsidRPr="7914D04A">
        <w:rPr>
          <w:rFonts w:eastAsia="Times New Roman" w:cs="Times New Roman"/>
          <w:color w:val="221F20"/>
        </w:rPr>
        <w:t xml:space="preserve">but with different purposes </w:t>
      </w:r>
      <w:r w:rsidR="5EC7DF98" w:rsidRPr="7914D04A">
        <w:rPr>
          <w:rFonts w:eastAsia="Times New Roman" w:cs="Times New Roman"/>
          <w:color w:val="221F20"/>
        </w:rPr>
        <w:t xml:space="preserve">and the ARNG H2F </w:t>
      </w:r>
      <w:r w:rsidR="36B99709" w:rsidRPr="14DF388B">
        <w:rPr>
          <w:rFonts w:eastAsia="Times New Roman" w:cs="Times New Roman"/>
          <w:color w:val="221F20"/>
        </w:rPr>
        <w:t>can</w:t>
      </w:r>
      <w:r w:rsidR="5EC7DF98" w:rsidRPr="7914D04A">
        <w:rPr>
          <w:rFonts w:eastAsia="Times New Roman" w:cs="Times New Roman"/>
          <w:color w:val="221F20"/>
        </w:rPr>
        <w:t xml:space="preserve"> reach out to internal contacts at Army Vantage and ATIS for the sharing of ideas and solutions</w:t>
      </w:r>
      <w:r w:rsidR="76B105CF" w:rsidRPr="7914D04A">
        <w:rPr>
          <w:rFonts w:eastAsia="Times New Roman" w:cs="Times New Roman"/>
          <w:color w:val="221F20"/>
        </w:rPr>
        <w:t>.</w:t>
      </w:r>
      <w:r w:rsidR="31582711" w:rsidRPr="7914D04A">
        <w:rPr>
          <w:rFonts w:eastAsia="Times New Roman" w:cs="Times New Roman"/>
          <w:color w:val="221F20"/>
        </w:rPr>
        <w:t xml:space="preserve"> By far, the most relevant development effort to the ARNG H2F SMS is the Army Active Duty H2F SMS. </w:t>
      </w:r>
      <w:r w:rsidR="6D550FBF" w:rsidRPr="7914D04A">
        <w:rPr>
          <w:rFonts w:eastAsia="Times New Roman" w:cs="Times New Roman"/>
          <w:color w:val="221F20"/>
        </w:rPr>
        <w:t>Active Duty is currently designing their own H2F</w:t>
      </w:r>
      <w:r w:rsidR="61FF0FE5" w:rsidRPr="7914D04A">
        <w:rPr>
          <w:rFonts w:eastAsia="Times New Roman" w:cs="Times New Roman"/>
          <w:color w:val="221F20"/>
        </w:rPr>
        <w:t xml:space="preserve"> data architecture and like the approach used in this report, they are identifying the best back end and </w:t>
      </w:r>
      <w:r w:rsidR="4D9A7D24" w:rsidRPr="7914D04A">
        <w:rPr>
          <w:rFonts w:eastAsia="Times New Roman" w:cs="Times New Roman"/>
          <w:color w:val="221F20"/>
        </w:rPr>
        <w:t>front-end</w:t>
      </w:r>
      <w:r w:rsidR="61FF0FE5" w:rsidRPr="7914D04A">
        <w:rPr>
          <w:rFonts w:eastAsia="Times New Roman" w:cs="Times New Roman"/>
          <w:color w:val="221F20"/>
        </w:rPr>
        <w:t xml:space="preserve"> software to use based on different criteria.</w:t>
      </w:r>
      <w:r w:rsidR="0AF75FFD" w:rsidRPr="7914D04A">
        <w:rPr>
          <w:rFonts w:eastAsia="Times New Roman" w:cs="Times New Roman"/>
          <w:color w:val="221F20"/>
        </w:rPr>
        <w:t xml:space="preserve"> Smartabase and Coach</w:t>
      </w:r>
      <w:r w:rsidR="00E65701">
        <w:rPr>
          <w:rFonts w:eastAsia="Times New Roman" w:cs="Times New Roman"/>
          <w:color w:val="221F20"/>
        </w:rPr>
        <w:t>M</w:t>
      </w:r>
      <w:r w:rsidR="0AF75FFD" w:rsidRPr="7914D04A">
        <w:rPr>
          <w:rFonts w:eastAsia="Times New Roman" w:cs="Times New Roman"/>
          <w:color w:val="221F20"/>
        </w:rPr>
        <w:t xml:space="preserve">e+ are two platforms being considered by Active Duty. Although </w:t>
      </w:r>
      <w:r w:rsidR="2C6FEDF9" w:rsidRPr="7914D04A">
        <w:rPr>
          <w:rFonts w:eastAsia="Times New Roman" w:cs="Times New Roman"/>
          <w:color w:val="221F20"/>
        </w:rPr>
        <w:t>ARNG</w:t>
      </w:r>
      <w:r w:rsidR="73AD6D09" w:rsidRPr="7914D04A">
        <w:rPr>
          <w:rFonts w:eastAsia="Times New Roman" w:cs="Times New Roman"/>
          <w:color w:val="221F20"/>
        </w:rPr>
        <w:t xml:space="preserve"> and Active Duty </w:t>
      </w:r>
      <w:r w:rsidR="3F3DF9B9" w:rsidRPr="7914D04A">
        <w:rPr>
          <w:rFonts w:eastAsia="Times New Roman" w:cs="Times New Roman"/>
          <w:color w:val="221F20"/>
        </w:rPr>
        <w:t>acquire</w:t>
      </w:r>
      <w:r w:rsidR="73AD6D09" w:rsidRPr="7914D04A">
        <w:rPr>
          <w:rFonts w:eastAsia="Times New Roman" w:cs="Times New Roman"/>
          <w:color w:val="221F20"/>
        </w:rPr>
        <w:t xml:space="preserve"> funding </w:t>
      </w:r>
      <w:r w:rsidR="73AD6D09" w:rsidRPr="7914D04A">
        <w:rPr>
          <w:rFonts w:eastAsia="Times New Roman" w:cs="Times New Roman"/>
          <w:color w:val="221F20"/>
        </w:rPr>
        <w:lastRenderedPageBreak/>
        <w:t xml:space="preserve">and licensing separately, collaboration between both branches could expedite </w:t>
      </w:r>
      <w:r w:rsidR="0B3E2E70" w:rsidRPr="7914D04A">
        <w:rPr>
          <w:rFonts w:eastAsia="Times New Roman" w:cs="Times New Roman"/>
          <w:color w:val="221F20"/>
        </w:rPr>
        <w:t>implementation</w:t>
      </w:r>
      <w:r w:rsidR="73AD6D09" w:rsidRPr="7914D04A">
        <w:rPr>
          <w:rFonts w:eastAsia="Times New Roman" w:cs="Times New Roman"/>
          <w:color w:val="221F20"/>
        </w:rPr>
        <w:t xml:space="preserve"> whi</w:t>
      </w:r>
      <w:r w:rsidR="015EB869" w:rsidRPr="7914D04A">
        <w:rPr>
          <w:rFonts w:eastAsia="Times New Roman" w:cs="Times New Roman"/>
          <w:color w:val="221F20"/>
        </w:rPr>
        <w:t>le</w:t>
      </w:r>
      <w:r w:rsidR="10DDFBE3" w:rsidRPr="7914D04A">
        <w:rPr>
          <w:rFonts w:eastAsia="Times New Roman" w:cs="Times New Roman"/>
          <w:color w:val="221F20"/>
        </w:rPr>
        <w:t xml:space="preserve"> </w:t>
      </w:r>
      <w:r w:rsidR="235321F8" w:rsidRPr="7914D04A">
        <w:rPr>
          <w:rFonts w:eastAsia="Times New Roman" w:cs="Times New Roman"/>
          <w:color w:val="221F20"/>
        </w:rPr>
        <w:t xml:space="preserve">potentially </w:t>
      </w:r>
      <w:r w:rsidR="10DDFBE3" w:rsidRPr="7914D04A">
        <w:rPr>
          <w:rFonts w:eastAsia="Times New Roman" w:cs="Times New Roman"/>
          <w:color w:val="221F20"/>
        </w:rPr>
        <w:t xml:space="preserve">cutting costs if resources and steps were shared. </w:t>
      </w:r>
      <w:r w:rsidR="3377CA42" w:rsidRPr="7914D04A">
        <w:rPr>
          <w:rFonts w:eastAsia="Times New Roman" w:cs="Times New Roman"/>
          <w:color w:val="221F20"/>
        </w:rPr>
        <w:t>This would prevent both parties from re-inventing the wheel</w:t>
      </w:r>
      <w:r w:rsidR="1228F6F6" w:rsidRPr="7914D04A">
        <w:rPr>
          <w:rFonts w:eastAsia="Times New Roman" w:cs="Times New Roman"/>
          <w:color w:val="221F20"/>
        </w:rPr>
        <w:t>. Active Duty is currently ahead of ARNG in the development</w:t>
      </w:r>
      <w:r w:rsidR="1E4DA095" w:rsidRPr="7914D04A">
        <w:rPr>
          <w:rFonts w:eastAsia="Times New Roman" w:cs="Times New Roman"/>
          <w:color w:val="221F20"/>
        </w:rPr>
        <w:t xml:space="preserve"> of an H2F </w:t>
      </w:r>
      <w:r w:rsidR="13E5290B" w:rsidRPr="7914D04A">
        <w:rPr>
          <w:rFonts w:eastAsia="Times New Roman" w:cs="Times New Roman"/>
          <w:color w:val="221F20"/>
        </w:rPr>
        <w:t>SMS,</w:t>
      </w:r>
      <w:r w:rsidR="1E4DA095" w:rsidRPr="7914D04A">
        <w:rPr>
          <w:rFonts w:eastAsia="Times New Roman" w:cs="Times New Roman"/>
          <w:color w:val="221F20"/>
        </w:rPr>
        <w:t xml:space="preserve"> </w:t>
      </w:r>
      <w:r w:rsidR="6E4101CF" w:rsidRPr="7914D04A">
        <w:rPr>
          <w:rFonts w:eastAsia="Times New Roman" w:cs="Times New Roman"/>
          <w:color w:val="221F20"/>
        </w:rPr>
        <w:t>but</w:t>
      </w:r>
      <w:r w:rsidR="1E4DA095" w:rsidRPr="7914D04A">
        <w:rPr>
          <w:rFonts w:eastAsia="Times New Roman" w:cs="Times New Roman"/>
          <w:color w:val="221F20"/>
        </w:rPr>
        <w:t xml:space="preserve"> the findings Active Duty has made so far are directly applicable to </w:t>
      </w:r>
      <w:r w:rsidR="78E8FA40" w:rsidRPr="7914D04A">
        <w:rPr>
          <w:rFonts w:eastAsia="Times New Roman" w:cs="Times New Roman"/>
          <w:color w:val="221F20"/>
        </w:rPr>
        <w:t>ARNG</w:t>
      </w:r>
      <w:r w:rsidR="1E4DA095" w:rsidRPr="7914D04A">
        <w:rPr>
          <w:rFonts w:eastAsia="Times New Roman" w:cs="Times New Roman"/>
          <w:color w:val="221F20"/>
        </w:rPr>
        <w:t>.</w:t>
      </w:r>
      <w:r w:rsidR="0638A547" w:rsidRPr="7914D04A">
        <w:rPr>
          <w:rFonts w:eastAsia="Times New Roman" w:cs="Times New Roman"/>
          <w:color w:val="221F20"/>
        </w:rPr>
        <w:t xml:space="preserve"> </w:t>
      </w:r>
    </w:p>
    <w:p w14:paraId="3EDEDB56" w14:textId="16F987C7" w:rsidR="00A81E98" w:rsidRDefault="0638A547" w:rsidP="7914D04A">
      <w:pPr>
        <w:spacing w:line="480" w:lineRule="auto"/>
        <w:ind w:firstLine="720"/>
        <w:rPr>
          <w:rFonts w:eastAsia="Times New Roman" w:cs="Times New Roman"/>
          <w:color w:val="221F20"/>
        </w:rPr>
        <w:sectPr w:rsidR="00A81E98" w:rsidSect="00475CFB">
          <w:headerReference w:type="default" r:id="rId32"/>
          <w:pgSz w:w="12240" w:h="15840"/>
          <w:pgMar w:top="1440" w:right="1440" w:bottom="1440" w:left="1440" w:header="720" w:footer="1584" w:gutter="0"/>
          <w:cols w:space="720"/>
          <w:docGrid w:linePitch="360"/>
        </w:sectPr>
      </w:pPr>
      <w:r w:rsidRPr="7914D04A">
        <w:rPr>
          <w:rFonts w:eastAsia="Times New Roman" w:cs="Times New Roman"/>
          <w:color w:val="221F20"/>
        </w:rPr>
        <w:t xml:space="preserve">Before the H2F SMS is rolled out to units, </w:t>
      </w:r>
      <w:r w:rsidR="786E9D42" w:rsidRPr="181E02A9">
        <w:rPr>
          <w:rFonts w:eastAsia="Times New Roman" w:cs="Times New Roman"/>
          <w:color w:val="221F20"/>
        </w:rPr>
        <w:t>Soldier</w:t>
      </w:r>
      <w:r w:rsidRPr="181E02A9">
        <w:rPr>
          <w:rFonts w:eastAsia="Times New Roman" w:cs="Times New Roman"/>
          <w:color w:val="221F20"/>
        </w:rPr>
        <w:t>s</w:t>
      </w:r>
      <w:r w:rsidRPr="7914D04A">
        <w:rPr>
          <w:rFonts w:eastAsia="Times New Roman" w:cs="Times New Roman"/>
          <w:color w:val="221F20"/>
        </w:rPr>
        <w:t xml:space="preserve">, and senior leaders within the ARNG, </w:t>
      </w:r>
      <w:r w:rsidR="5F41D18C" w:rsidRPr="7914D04A">
        <w:rPr>
          <w:rFonts w:eastAsia="Times New Roman" w:cs="Times New Roman"/>
          <w:color w:val="221F20"/>
        </w:rPr>
        <w:t>sufficient education and clear expectations on the capabilities of this resource need to be set in place.</w:t>
      </w:r>
      <w:r w:rsidR="031B8D99" w:rsidRPr="7914D04A">
        <w:rPr>
          <w:rFonts w:eastAsia="Times New Roman" w:cs="Times New Roman"/>
          <w:color w:val="221F20"/>
        </w:rPr>
        <w:t xml:space="preserve"> </w:t>
      </w:r>
      <w:r w:rsidR="500B4388" w:rsidRPr="7914D04A">
        <w:rPr>
          <w:rFonts w:eastAsia="Times New Roman" w:cs="Times New Roman"/>
          <w:color w:val="221F20"/>
        </w:rPr>
        <w:t>H2F stakeholders</w:t>
      </w:r>
      <w:r w:rsidR="031B8D99" w:rsidRPr="7914D04A">
        <w:rPr>
          <w:rFonts w:eastAsia="Times New Roman" w:cs="Times New Roman"/>
          <w:color w:val="221F20"/>
        </w:rPr>
        <w:t xml:space="preserve"> need to understa</w:t>
      </w:r>
      <w:r w:rsidR="2547CD1C" w:rsidRPr="7914D04A">
        <w:rPr>
          <w:rFonts w:eastAsia="Times New Roman" w:cs="Times New Roman"/>
          <w:color w:val="221F20"/>
        </w:rPr>
        <w:t>nd</w:t>
      </w:r>
      <w:r w:rsidR="02F4C546" w:rsidRPr="7914D04A">
        <w:rPr>
          <w:rFonts w:eastAsia="Times New Roman" w:cs="Times New Roman"/>
          <w:color w:val="221F20"/>
        </w:rPr>
        <w:t xml:space="preserve"> how to use the SMS, what it can do, and why it is important</w:t>
      </w:r>
      <w:r w:rsidR="5337722D" w:rsidRPr="7914D04A">
        <w:rPr>
          <w:rFonts w:eastAsia="Times New Roman" w:cs="Times New Roman"/>
          <w:color w:val="221F20"/>
        </w:rPr>
        <w:t xml:space="preserve"> before they are given access to it</w:t>
      </w:r>
      <w:r w:rsidR="02F4C546" w:rsidRPr="7914D04A">
        <w:rPr>
          <w:rFonts w:eastAsia="Times New Roman" w:cs="Times New Roman"/>
          <w:color w:val="221F20"/>
        </w:rPr>
        <w:t>.</w:t>
      </w:r>
      <w:r w:rsidR="75AC19F4" w:rsidRPr="42C8C325">
        <w:rPr>
          <w:rFonts w:eastAsia="Times New Roman" w:cs="Times New Roman"/>
          <w:color w:val="221F20"/>
        </w:rPr>
        <w:t xml:space="preserve"> </w:t>
      </w:r>
      <w:r w:rsidR="02F4C546" w:rsidRPr="7914D04A">
        <w:rPr>
          <w:rFonts w:eastAsia="Times New Roman" w:cs="Times New Roman"/>
          <w:color w:val="221F20"/>
        </w:rPr>
        <w:t>The</w:t>
      </w:r>
      <w:r w:rsidR="139F9230" w:rsidRPr="7914D04A">
        <w:rPr>
          <w:rFonts w:eastAsia="Times New Roman" w:cs="Times New Roman"/>
          <w:color w:val="221F20"/>
        </w:rPr>
        <w:t xml:space="preserve"> </w:t>
      </w:r>
      <w:r w:rsidR="3196E9FA" w:rsidRPr="7914D04A">
        <w:rPr>
          <w:rFonts w:eastAsia="Times New Roman" w:cs="Times New Roman"/>
          <w:color w:val="221F20"/>
        </w:rPr>
        <w:t xml:space="preserve">success and ROI of the SMS depends on its usage </w:t>
      </w:r>
      <w:r w:rsidR="791D88BD" w:rsidRPr="7914D04A">
        <w:rPr>
          <w:rFonts w:eastAsia="Times New Roman" w:cs="Times New Roman"/>
          <w:color w:val="221F20"/>
        </w:rPr>
        <w:t>a</w:t>
      </w:r>
      <w:r w:rsidR="11DC575F" w:rsidRPr="7914D04A">
        <w:rPr>
          <w:rFonts w:eastAsia="Times New Roman" w:cs="Times New Roman"/>
          <w:color w:val="221F20"/>
        </w:rPr>
        <w:t>nd a</w:t>
      </w:r>
      <w:r w:rsidR="791D88BD" w:rsidRPr="7914D04A">
        <w:rPr>
          <w:rFonts w:eastAsia="Times New Roman" w:cs="Times New Roman"/>
          <w:color w:val="221F20"/>
        </w:rPr>
        <w:t xml:space="preserve"> lack of understanding </w:t>
      </w:r>
      <w:r w:rsidR="7E234AB2" w:rsidRPr="7914D04A">
        <w:rPr>
          <w:rFonts w:eastAsia="Times New Roman" w:cs="Times New Roman"/>
          <w:color w:val="221F20"/>
        </w:rPr>
        <w:t xml:space="preserve">and education can put development efforts to waste. </w:t>
      </w:r>
      <w:r w:rsidR="15552AB5" w:rsidRPr="67E56D77">
        <w:rPr>
          <w:rFonts w:eastAsia="Times New Roman" w:cs="Times New Roman"/>
          <w:color w:val="221F20"/>
        </w:rPr>
        <w:t xml:space="preserve">Mandatory training </w:t>
      </w:r>
      <w:r w:rsidR="15552AB5" w:rsidRPr="4B016A04">
        <w:rPr>
          <w:rFonts w:eastAsia="Times New Roman" w:cs="Times New Roman"/>
          <w:color w:val="221F20"/>
        </w:rPr>
        <w:t>sessions</w:t>
      </w:r>
      <w:r w:rsidR="5D5C9A64" w:rsidRPr="4B016A04">
        <w:rPr>
          <w:rFonts w:eastAsia="Times New Roman" w:cs="Times New Roman"/>
          <w:color w:val="221F20"/>
        </w:rPr>
        <w:t xml:space="preserve"> </w:t>
      </w:r>
      <w:r w:rsidR="3CE72414" w:rsidRPr="4B016A04">
        <w:rPr>
          <w:rFonts w:eastAsia="Times New Roman" w:cs="Times New Roman"/>
          <w:color w:val="221F20"/>
        </w:rPr>
        <w:t>and</w:t>
      </w:r>
      <w:r w:rsidR="3CE72414" w:rsidRPr="1EAF5035">
        <w:rPr>
          <w:rFonts w:eastAsia="Times New Roman" w:cs="Times New Roman"/>
          <w:color w:val="221F20"/>
        </w:rPr>
        <w:t xml:space="preserve"> </w:t>
      </w:r>
      <w:r w:rsidR="7E1C62FC" w:rsidRPr="642B66BB">
        <w:rPr>
          <w:rFonts w:eastAsia="Times New Roman" w:cs="Times New Roman"/>
          <w:color w:val="221F20"/>
        </w:rPr>
        <w:t>“</w:t>
      </w:r>
      <w:r w:rsidR="7E1C62FC" w:rsidRPr="5C2F649E">
        <w:rPr>
          <w:rFonts w:eastAsia="Times New Roman" w:cs="Times New Roman"/>
          <w:color w:val="221F20"/>
        </w:rPr>
        <w:t>instruction manuals</w:t>
      </w:r>
      <w:r w:rsidR="7E1C62FC" w:rsidRPr="22B5D5C4">
        <w:rPr>
          <w:rFonts w:eastAsia="Times New Roman" w:cs="Times New Roman"/>
          <w:color w:val="221F20"/>
        </w:rPr>
        <w:t>”</w:t>
      </w:r>
      <w:r w:rsidR="7E1C62FC" w:rsidRPr="5C2F649E">
        <w:rPr>
          <w:rFonts w:eastAsia="Times New Roman" w:cs="Times New Roman"/>
          <w:color w:val="221F20"/>
        </w:rPr>
        <w:t xml:space="preserve"> </w:t>
      </w:r>
      <w:r w:rsidR="7B9DD763" w:rsidRPr="4B016A04">
        <w:rPr>
          <w:rFonts w:eastAsia="Times New Roman" w:cs="Times New Roman"/>
          <w:color w:val="221F20"/>
        </w:rPr>
        <w:t xml:space="preserve">for the different SMS users </w:t>
      </w:r>
      <w:r w:rsidR="01A53DE7" w:rsidRPr="5DC3EF40">
        <w:rPr>
          <w:rFonts w:eastAsia="Times New Roman" w:cs="Times New Roman"/>
          <w:color w:val="221F20"/>
        </w:rPr>
        <w:t>can</w:t>
      </w:r>
      <w:r w:rsidR="3CE72414" w:rsidRPr="1027809B">
        <w:rPr>
          <w:rFonts w:eastAsia="Times New Roman" w:cs="Times New Roman"/>
          <w:color w:val="221F20"/>
        </w:rPr>
        <w:t xml:space="preserve"> </w:t>
      </w:r>
      <w:r w:rsidR="1B93C659" w:rsidRPr="1F1C1AA2">
        <w:rPr>
          <w:rFonts w:eastAsia="Times New Roman" w:cs="Times New Roman"/>
          <w:color w:val="221F20"/>
        </w:rPr>
        <w:t xml:space="preserve">be </w:t>
      </w:r>
      <w:r w:rsidR="1B93C659" w:rsidRPr="7B850DAB">
        <w:rPr>
          <w:rFonts w:eastAsia="Times New Roman" w:cs="Times New Roman"/>
          <w:color w:val="221F20"/>
        </w:rPr>
        <w:t xml:space="preserve">created </w:t>
      </w:r>
      <w:r w:rsidR="5CA8F185" w:rsidRPr="7FFB078C">
        <w:rPr>
          <w:rFonts w:eastAsia="Times New Roman" w:cs="Times New Roman"/>
          <w:color w:val="221F20"/>
        </w:rPr>
        <w:t xml:space="preserve">by the </w:t>
      </w:r>
      <w:r w:rsidR="5CA8F185" w:rsidRPr="3A760761">
        <w:rPr>
          <w:rFonts w:eastAsia="Times New Roman" w:cs="Times New Roman"/>
          <w:color w:val="221F20"/>
        </w:rPr>
        <w:t xml:space="preserve">ARNG </w:t>
      </w:r>
      <w:r w:rsidR="1B93C659" w:rsidRPr="3A760761">
        <w:rPr>
          <w:rFonts w:eastAsia="Times New Roman" w:cs="Times New Roman"/>
          <w:color w:val="221F20"/>
        </w:rPr>
        <w:t>and</w:t>
      </w:r>
      <w:r w:rsidR="1B93C659" w:rsidRPr="7B850DAB">
        <w:rPr>
          <w:rFonts w:eastAsia="Times New Roman" w:cs="Times New Roman"/>
          <w:color w:val="221F20"/>
        </w:rPr>
        <w:t xml:space="preserve"> </w:t>
      </w:r>
      <w:r w:rsidR="1B93C659" w:rsidRPr="2684ADC4">
        <w:rPr>
          <w:rFonts w:eastAsia="Times New Roman" w:cs="Times New Roman"/>
          <w:color w:val="221F20"/>
        </w:rPr>
        <w:t xml:space="preserve">the </w:t>
      </w:r>
      <w:r w:rsidR="3F77D7C7" w:rsidRPr="2D53BC5A">
        <w:rPr>
          <w:rFonts w:eastAsia="Times New Roman" w:cs="Times New Roman"/>
          <w:color w:val="221F20"/>
        </w:rPr>
        <w:t xml:space="preserve">A&amp;BI </w:t>
      </w:r>
      <w:r w:rsidR="3F77D7C7" w:rsidRPr="24F50865">
        <w:rPr>
          <w:rFonts w:eastAsia="Times New Roman" w:cs="Times New Roman"/>
          <w:color w:val="221F20"/>
        </w:rPr>
        <w:t xml:space="preserve">platform </w:t>
      </w:r>
      <w:r w:rsidR="1B93C659" w:rsidRPr="24F50865">
        <w:rPr>
          <w:rFonts w:eastAsia="Times New Roman" w:cs="Times New Roman"/>
          <w:color w:val="221F20"/>
        </w:rPr>
        <w:t>vendor</w:t>
      </w:r>
      <w:r w:rsidR="1B93C659" w:rsidRPr="2684ADC4">
        <w:rPr>
          <w:rFonts w:eastAsia="Times New Roman" w:cs="Times New Roman"/>
          <w:color w:val="221F20"/>
        </w:rPr>
        <w:t xml:space="preserve"> and </w:t>
      </w:r>
      <w:r w:rsidR="1B93C659" w:rsidRPr="31930DD6">
        <w:rPr>
          <w:rFonts w:eastAsia="Times New Roman" w:cs="Times New Roman"/>
          <w:color w:val="221F20"/>
        </w:rPr>
        <w:t xml:space="preserve">DoD </w:t>
      </w:r>
      <w:r w:rsidR="1B93C659" w:rsidRPr="70422833">
        <w:rPr>
          <w:rFonts w:eastAsia="Times New Roman" w:cs="Times New Roman"/>
          <w:color w:val="221F20"/>
        </w:rPr>
        <w:t>internal development</w:t>
      </w:r>
      <w:r w:rsidR="76347124" w:rsidRPr="05D70CE7">
        <w:rPr>
          <w:rFonts w:eastAsia="Times New Roman" w:cs="Times New Roman"/>
          <w:color w:val="221F20"/>
        </w:rPr>
        <w:t>/</w:t>
      </w:r>
      <w:r w:rsidR="76347124" w:rsidRPr="2AF978B5">
        <w:rPr>
          <w:rFonts w:eastAsia="Times New Roman" w:cs="Times New Roman"/>
          <w:color w:val="221F20"/>
        </w:rPr>
        <w:t xml:space="preserve">technical </w:t>
      </w:r>
      <w:r w:rsidR="1B93C659" w:rsidRPr="2AF978B5">
        <w:rPr>
          <w:rFonts w:eastAsia="Times New Roman" w:cs="Times New Roman"/>
          <w:color w:val="221F20"/>
        </w:rPr>
        <w:t>team</w:t>
      </w:r>
      <w:r w:rsidR="45E4F3F0" w:rsidRPr="2AF978B5">
        <w:rPr>
          <w:rFonts w:eastAsia="Times New Roman" w:cs="Times New Roman"/>
          <w:color w:val="221F20"/>
        </w:rPr>
        <w:t xml:space="preserve"> </w:t>
      </w:r>
      <w:r w:rsidR="6ADA5551" w:rsidRPr="5DC3EF40">
        <w:rPr>
          <w:rFonts w:eastAsia="Times New Roman" w:cs="Times New Roman"/>
          <w:color w:val="221F20"/>
        </w:rPr>
        <w:t>can</w:t>
      </w:r>
      <w:r w:rsidR="2306F7B5" w:rsidRPr="35E09CC1">
        <w:rPr>
          <w:rFonts w:eastAsia="Times New Roman" w:cs="Times New Roman"/>
          <w:color w:val="221F20"/>
        </w:rPr>
        <w:t xml:space="preserve"> help </w:t>
      </w:r>
      <w:r w:rsidR="41B2FEC2" w:rsidRPr="0AF90568">
        <w:rPr>
          <w:rFonts w:eastAsia="Times New Roman" w:cs="Times New Roman"/>
          <w:color w:val="221F20"/>
        </w:rPr>
        <w:t>inform</w:t>
      </w:r>
      <w:r w:rsidR="2306F7B5" w:rsidRPr="0AF90568">
        <w:rPr>
          <w:rFonts w:eastAsia="Times New Roman" w:cs="Times New Roman"/>
          <w:color w:val="221F20"/>
        </w:rPr>
        <w:t xml:space="preserve"> </w:t>
      </w:r>
      <w:r w:rsidR="2306F7B5" w:rsidRPr="42DD0D83">
        <w:rPr>
          <w:rFonts w:eastAsia="Times New Roman" w:cs="Times New Roman"/>
          <w:color w:val="221F20"/>
        </w:rPr>
        <w:t>the information</w:t>
      </w:r>
      <w:r w:rsidR="2306F7B5" w:rsidRPr="3AEA8C83">
        <w:rPr>
          <w:rFonts w:eastAsia="Times New Roman" w:cs="Times New Roman"/>
          <w:color w:val="221F20"/>
        </w:rPr>
        <w:t xml:space="preserve"> </w:t>
      </w:r>
      <w:r w:rsidR="185F091C" w:rsidRPr="74C7FC25">
        <w:rPr>
          <w:rFonts w:eastAsia="Times New Roman" w:cs="Times New Roman"/>
          <w:color w:val="221F20"/>
        </w:rPr>
        <w:t>given out</w:t>
      </w:r>
      <w:r w:rsidR="185F091C" w:rsidRPr="0DE877C0">
        <w:rPr>
          <w:rFonts w:eastAsia="Times New Roman" w:cs="Times New Roman"/>
          <w:color w:val="221F20"/>
        </w:rPr>
        <w:t xml:space="preserve">. </w:t>
      </w:r>
    </w:p>
    <w:p w14:paraId="79F89C67" w14:textId="7CE5424E" w:rsidR="00C475FB" w:rsidRDefault="00C475FB" w:rsidP="5EA30775">
      <w:pPr>
        <w:pStyle w:val="Heading1"/>
        <w:spacing w:line="480" w:lineRule="auto"/>
        <w:rPr>
          <w:rFonts w:eastAsia="Times New Roman" w:cs="Times New Roman"/>
          <w:i/>
          <w:iCs/>
          <w:color w:val="000000" w:themeColor="text1"/>
        </w:rPr>
      </w:pPr>
      <w:bookmarkStart w:id="30" w:name="_Toc142037164"/>
      <w:r>
        <w:lastRenderedPageBreak/>
        <w:t>Chapter 5. Conclusion and Future Directions</w:t>
      </w:r>
      <w:bookmarkEnd w:id="30"/>
    </w:p>
    <w:p w14:paraId="111C7F4C" w14:textId="452BEA36" w:rsidR="279D3E46" w:rsidRDefault="279D3E46" w:rsidP="1698C29C">
      <w:pPr>
        <w:spacing w:line="480" w:lineRule="auto"/>
        <w:ind w:firstLine="720"/>
      </w:pPr>
      <w:r>
        <w:t>Through our research, we explored different platforms that could help the ARNG centralize its central repository for metrics, data collection, and resources related to H2F. Our deliverable demonstrates that several platforms can feasibly support the ARNG in its efforts to centralize metrics from the state to the national level. Each of these platforms has advantages that will help the ARNG measure the success of the H2F system. Our two short-term recommendations are based on our research, including interviews with ARNG members at both the state and national level and help improve how metrics can be measured nationally and expand access to resources relating to the H2F system. While our research has led to a deliverable offering constructive recommendations on how the ARNG can centralize its data repository, it would be advantageous to continue researching this topic.</w:t>
      </w:r>
    </w:p>
    <w:p w14:paraId="3AA963A9" w14:textId="26029C22" w:rsidR="00C475FB" w:rsidRPr="00C475FB" w:rsidRDefault="00C475FB" w:rsidP="0094411D">
      <w:pPr>
        <w:spacing w:line="480" w:lineRule="auto"/>
        <w:sectPr w:rsidR="00C475FB" w:rsidRPr="00C475FB" w:rsidSect="00475CFB">
          <w:headerReference w:type="default" r:id="rId33"/>
          <w:pgSz w:w="12240" w:h="15840"/>
          <w:pgMar w:top="1440" w:right="1440" w:bottom="1440" w:left="2160" w:header="720" w:footer="1584" w:gutter="0"/>
          <w:cols w:space="720"/>
          <w:docGrid w:linePitch="360"/>
        </w:sectPr>
      </w:pPr>
    </w:p>
    <w:p w14:paraId="7DF4E7C8" w14:textId="7A2D6C31" w:rsidR="0478FEE6" w:rsidRDefault="0478FEE6" w:rsidP="3501D308">
      <w:pPr>
        <w:spacing w:line="259" w:lineRule="auto"/>
        <w:jc w:val="center"/>
        <w:rPr>
          <w:rFonts w:eastAsia="Times New Roman" w:cs="Times New Roman"/>
          <w:b/>
          <w:u w:val="single"/>
        </w:rPr>
      </w:pPr>
      <w:r w:rsidRPr="46F9ED12">
        <w:rPr>
          <w:rFonts w:eastAsia="Times New Roman" w:cs="Times New Roman"/>
          <w:b/>
          <w:u w:val="single"/>
        </w:rPr>
        <w:lastRenderedPageBreak/>
        <w:t>Works Cited</w:t>
      </w:r>
    </w:p>
    <w:p w14:paraId="68A873BE" w14:textId="40E81A6B" w:rsidR="46F9ED12" w:rsidRDefault="46F9ED12" w:rsidP="46F9ED12">
      <w:pPr>
        <w:spacing w:before="240" w:after="240"/>
        <w:ind w:left="720" w:hanging="720"/>
        <w:contextualSpacing/>
        <w:rPr>
          <w:rFonts w:eastAsia="Times New Roman" w:cs="Times New Roman"/>
          <w:color w:val="212121"/>
          <w:sz w:val="22"/>
          <w:szCs w:val="22"/>
        </w:rPr>
      </w:pPr>
    </w:p>
    <w:p w14:paraId="650855F0" w14:textId="23353BD3" w:rsidR="1DB3B0CA" w:rsidRDefault="1DB3B0CA" w:rsidP="3501D308">
      <w:pPr>
        <w:spacing w:before="240" w:after="240"/>
        <w:ind w:left="720" w:hanging="720"/>
        <w:contextualSpacing/>
        <w:rPr>
          <w:rFonts w:eastAsia="Times New Roman" w:cs="Times New Roman"/>
          <w:color w:val="212121"/>
          <w:sz w:val="22"/>
          <w:szCs w:val="22"/>
        </w:rPr>
      </w:pPr>
      <w:r w:rsidRPr="3501D308">
        <w:rPr>
          <w:rFonts w:eastAsia="Times New Roman" w:cs="Times New Roman"/>
          <w:color w:val="212121"/>
          <w:sz w:val="22"/>
          <w:szCs w:val="22"/>
        </w:rPr>
        <w:t>Antelmi, Joe,</w:t>
      </w:r>
      <w:r w:rsidRPr="3501D308">
        <w:rPr>
          <w:rFonts w:eastAsia="Times New Roman" w:cs="Times New Roman"/>
          <w:color w:val="000000" w:themeColor="text1"/>
          <w:sz w:val="22"/>
          <w:szCs w:val="22"/>
        </w:rPr>
        <w:t xml:space="preserve"> and Doreen Galli. “</w:t>
      </w:r>
      <w:r w:rsidRPr="3501D308">
        <w:rPr>
          <w:rFonts w:eastAsia="Times New Roman" w:cs="Times New Roman"/>
          <w:color w:val="212121"/>
          <w:sz w:val="22"/>
          <w:szCs w:val="22"/>
        </w:rPr>
        <w:t>In-Depth Assessment of Microsoft Power BI.” Gartner. December 21, 2018.</w:t>
      </w:r>
    </w:p>
    <w:p w14:paraId="34F70C72" w14:textId="3F5542A9" w:rsidR="1DB3B0CA" w:rsidRDefault="1DB3B0CA" w:rsidP="3501D308">
      <w:pPr>
        <w:ind w:left="720"/>
        <w:contextualSpacing/>
        <w:rPr>
          <w:rFonts w:eastAsia="Times New Roman" w:cs="Times New Roman"/>
          <w:color w:val="000000" w:themeColor="text1"/>
          <w:sz w:val="22"/>
          <w:szCs w:val="22"/>
        </w:rPr>
      </w:pPr>
      <w:r w:rsidRPr="3501D308">
        <w:rPr>
          <w:rFonts w:eastAsia="Times New Roman" w:cs="Times New Roman"/>
          <w:color w:val="000000" w:themeColor="text1"/>
          <w:sz w:val="22"/>
          <w:szCs w:val="22"/>
        </w:rPr>
        <w:t xml:space="preserve">“Army Training Information System.” PEO EIS. </w:t>
      </w:r>
    </w:p>
    <w:p w14:paraId="25EC7BBD" w14:textId="27736B75" w:rsidR="5DC3EF40" w:rsidRDefault="4CCB7360" w:rsidP="6664FEDB">
      <w:pPr>
        <w:contextualSpacing/>
        <w:rPr>
          <w:rFonts w:eastAsia="Times New Roman" w:cs="Times New Roman"/>
          <w:color w:val="000000" w:themeColor="text1"/>
          <w:sz w:val="22"/>
          <w:szCs w:val="22"/>
        </w:rPr>
      </w:pPr>
      <w:r w:rsidRPr="6664FEDB">
        <w:rPr>
          <w:rFonts w:eastAsia="Times New Roman" w:cs="Times New Roman"/>
          <w:sz w:val="22"/>
          <w:szCs w:val="22"/>
        </w:rPr>
        <w:t xml:space="preserve">           </w:t>
      </w:r>
      <w:hyperlink r:id="rId34">
        <w:r w:rsidR="1DB3B0CA" w:rsidRPr="3501D308">
          <w:rPr>
            <w:rStyle w:val="Hyperlink"/>
            <w:rFonts w:eastAsia="Times New Roman" w:cs="Times New Roman"/>
            <w:sz w:val="22"/>
            <w:szCs w:val="22"/>
          </w:rPr>
          <w:t>https://www.eis.army.mil/programs/atis</w:t>
        </w:r>
      </w:hyperlink>
      <w:r w:rsidR="1DB3B0CA" w:rsidRPr="3501D308">
        <w:rPr>
          <w:rFonts w:eastAsia="Times New Roman" w:cs="Times New Roman"/>
          <w:color w:val="000000" w:themeColor="text1"/>
          <w:sz w:val="22"/>
          <w:szCs w:val="22"/>
        </w:rPr>
        <w:t>.</w:t>
      </w:r>
    </w:p>
    <w:p w14:paraId="565C73F7" w14:textId="67720889" w:rsidR="3501D308" w:rsidRDefault="3501D308" w:rsidP="3501D308">
      <w:pPr>
        <w:ind w:left="720" w:hanging="720"/>
        <w:contextualSpacing/>
        <w:rPr>
          <w:rFonts w:eastAsia="Times New Roman" w:cs="Times New Roman"/>
          <w:color w:val="000000" w:themeColor="text1"/>
          <w:sz w:val="22"/>
          <w:szCs w:val="22"/>
        </w:rPr>
      </w:pPr>
    </w:p>
    <w:p w14:paraId="5BBBD2FA" w14:textId="487A8F73" w:rsidR="14DF388B" w:rsidRDefault="1DB3B0CA" w:rsidP="3501D308">
      <w:pPr>
        <w:ind w:left="720" w:hanging="720"/>
        <w:contextualSpacing/>
        <w:rPr>
          <w:rFonts w:eastAsia="Times New Roman" w:cs="Times New Roman"/>
          <w:color w:val="000000" w:themeColor="text1"/>
          <w:sz w:val="22"/>
          <w:szCs w:val="22"/>
        </w:rPr>
      </w:pPr>
      <w:r w:rsidRPr="3501D308">
        <w:rPr>
          <w:rFonts w:eastAsia="Times New Roman" w:cs="Times New Roman"/>
          <w:color w:val="000000" w:themeColor="text1"/>
          <w:sz w:val="22"/>
          <w:szCs w:val="22"/>
        </w:rPr>
        <w:t>“AWS vs Azure vs Google Cloud - Detailed Cloud Comparison.” 2019. Intellipaat Blog. June 25, 2019.</w:t>
      </w:r>
    </w:p>
    <w:p w14:paraId="1D7F232B" w14:textId="26D6C522" w:rsidR="14DF388B" w:rsidRDefault="12379664" w:rsidP="6664FEDB">
      <w:pPr>
        <w:contextualSpacing/>
        <w:rPr>
          <w:rFonts w:eastAsia="Times New Roman" w:cs="Times New Roman"/>
          <w:color w:val="000000" w:themeColor="text1"/>
          <w:sz w:val="22"/>
          <w:szCs w:val="22"/>
        </w:rPr>
      </w:pPr>
      <w:r w:rsidRPr="6664FEDB">
        <w:rPr>
          <w:rFonts w:eastAsia="Times New Roman" w:cs="Times New Roman"/>
          <w:sz w:val="22"/>
          <w:szCs w:val="22"/>
        </w:rPr>
        <w:t xml:space="preserve">          </w:t>
      </w:r>
      <w:r w:rsidR="1DB3B0CA" w:rsidRPr="6664FEDB">
        <w:rPr>
          <w:rFonts w:eastAsia="Times New Roman" w:cs="Times New Roman"/>
          <w:sz w:val="22"/>
          <w:szCs w:val="22"/>
        </w:rPr>
        <w:t xml:space="preserve"> </w:t>
      </w:r>
      <w:hyperlink r:id="rId35">
        <w:r w:rsidR="1DB3B0CA" w:rsidRPr="3501D308">
          <w:rPr>
            <w:rStyle w:val="Hyperlink"/>
            <w:rFonts w:eastAsia="Times New Roman" w:cs="Times New Roman"/>
            <w:sz w:val="22"/>
            <w:szCs w:val="22"/>
          </w:rPr>
          <w:t>https://intellipaat.com/blog/aws-vs-azure-vs-google-cloud/?US</w:t>
        </w:r>
      </w:hyperlink>
      <w:r w:rsidR="1DB3B0CA" w:rsidRPr="3501D308">
        <w:rPr>
          <w:rFonts w:eastAsia="Times New Roman" w:cs="Times New Roman"/>
          <w:color w:val="000000" w:themeColor="text1"/>
          <w:sz w:val="22"/>
          <w:szCs w:val="22"/>
        </w:rPr>
        <w:t>.</w:t>
      </w:r>
    </w:p>
    <w:p w14:paraId="0381578E" w14:textId="40A52180" w:rsidR="3501D308" w:rsidRDefault="3501D308" w:rsidP="3501D308">
      <w:pPr>
        <w:ind w:left="720" w:hanging="720"/>
        <w:contextualSpacing/>
        <w:rPr>
          <w:rFonts w:eastAsia="Times New Roman" w:cs="Times New Roman"/>
          <w:color w:val="000000" w:themeColor="text1"/>
          <w:sz w:val="22"/>
          <w:szCs w:val="22"/>
        </w:rPr>
      </w:pPr>
    </w:p>
    <w:p w14:paraId="45CF0848" w14:textId="40A52180" w:rsidR="549E6C07" w:rsidRDefault="549E6C07" w:rsidP="729CC20A">
      <w:pPr>
        <w:spacing w:before="240" w:after="240"/>
        <w:ind w:left="720" w:hanging="720"/>
        <w:contextualSpacing/>
        <w:rPr>
          <w:rFonts w:eastAsia="Times New Roman" w:cs="Times New Roman"/>
          <w:color w:val="000000" w:themeColor="text1"/>
          <w:sz w:val="22"/>
          <w:szCs w:val="22"/>
        </w:rPr>
      </w:pPr>
      <w:r w:rsidRPr="729CC20A">
        <w:rPr>
          <w:rFonts w:eastAsia="Times New Roman" w:cs="Times New Roman"/>
          <w:color w:val="000000" w:themeColor="text1"/>
          <w:sz w:val="22"/>
          <w:szCs w:val="22"/>
        </w:rPr>
        <w:t xml:space="preserve">“Azure and Other Microsoft Cloud Services Compliance Scope - Azure Government.” Learn.microsoft.com. July 28, 2023. </w:t>
      </w:r>
      <w:hyperlink r:id="rId36" w:anchor="azure-government-services-by-audit-scope">
        <w:r w:rsidRPr="729CC20A">
          <w:rPr>
            <w:rStyle w:val="Hyperlink"/>
            <w:rFonts w:eastAsia="Times New Roman" w:cs="Times New Roman"/>
            <w:sz w:val="22"/>
            <w:szCs w:val="22"/>
          </w:rPr>
          <w:t>https://learn.microsoft.com/en-us/azure/azure-government/compliance/azure-services-in-fedramp-auditscope#azure-government-services-by-audit-scope</w:t>
        </w:r>
      </w:hyperlink>
      <w:r w:rsidRPr="729CC20A">
        <w:rPr>
          <w:rFonts w:eastAsia="Times New Roman" w:cs="Times New Roman"/>
          <w:color w:val="000000" w:themeColor="text1"/>
          <w:sz w:val="22"/>
          <w:szCs w:val="22"/>
        </w:rPr>
        <w:t>.</w:t>
      </w:r>
    </w:p>
    <w:p w14:paraId="0F556277" w14:textId="40A52180" w:rsidR="729CC20A" w:rsidRDefault="729CC20A" w:rsidP="729CC20A">
      <w:pPr>
        <w:spacing w:before="240" w:after="240"/>
        <w:ind w:left="720" w:hanging="720"/>
        <w:contextualSpacing/>
        <w:rPr>
          <w:rFonts w:eastAsia="Times New Roman" w:cs="Times New Roman"/>
          <w:color w:val="000000" w:themeColor="text1"/>
          <w:sz w:val="22"/>
          <w:szCs w:val="22"/>
        </w:rPr>
      </w:pPr>
    </w:p>
    <w:p w14:paraId="430B8979" w14:textId="40A52180" w:rsidR="549E6C07" w:rsidRDefault="549E6C07" w:rsidP="729CC20A">
      <w:pPr>
        <w:spacing w:before="240" w:after="240"/>
        <w:ind w:left="720" w:hanging="720"/>
        <w:contextualSpacing/>
        <w:rPr>
          <w:rFonts w:eastAsia="Times New Roman" w:cs="Times New Roman"/>
          <w:color w:val="000000" w:themeColor="text1"/>
          <w:sz w:val="22"/>
          <w:szCs w:val="22"/>
        </w:rPr>
      </w:pPr>
      <w:r w:rsidRPr="729CC20A">
        <w:rPr>
          <w:rFonts w:eastAsia="Times New Roman" w:cs="Times New Roman"/>
          <w:color w:val="000000" w:themeColor="text1"/>
          <w:sz w:val="22"/>
          <w:szCs w:val="22"/>
        </w:rPr>
        <w:t xml:space="preserve">“Azure Government Compliance - Azure Government.” Learn.microsoft.com. </w:t>
      </w:r>
    </w:p>
    <w:p w14:paraId="364F6902" w14:textId="40A52180" w:rsidR="549E6C07" w:rsidRDefault="00B5232D" w:rsidP="729CC20A">
      <w:pPr>
        <w:spacing w:before="240" w:after="240"/>
        <w:ind w:left="720"/>
        <w:contextualSpacing/>
        <w:rPr>
          <w:rFonts w:eastAsia="Times New Roman" w:cs="Times New Roman"/>
          <w:color w:val="000000" w:themeColor="text1"/>
          <w:sz w:val="22"/>
          <w:szCs w:val="22"/>
        </w:rPr>
      </w:pPr>
      <w:hyperlink r:id="rId37">
        <w:r w:rsidR="549E6C07" w:rsidRPr="729CC20A">
          <w:rPr>
            <w:rStyle w:val="Hyperlink"/>
            <w:rFonts w:eastAsia="Times New Roman" w:cs="Times New Roman"/>
            <w:color w:val="1155CC"/>
            <w:sz w:val="22"/>
            <w:szCs w:val="22"/>
            <w:u w:val="none"/>
          </w:rPr>
          <w:t>https://learn.microsoft.com/en-us/azure/azure-government/documentation-government-plan-compliance</w:t>
        </w:r>
      </w:hyperlink>
      <w:r w:rsidR="549E6C07" w:rsidRPr="729CC20A">
        <w:rPr>
          <w:rFonts w:eastAsia="Times New Roman" w:cs="Times New Roman"/>
          <w:color w:val="000000" w:themeColor="text1"/>
          <w:sz w:val="22"/>
          <w:szCs w:val="22"/>
        </w:rPr>
        <w:t>.</w:t>
      </w:r>
    </w:p>
    <w:p w14:paraId="2FA7521D" w14:textId="40A52180" w:rsidR="729CC20A" w:rsidRDefault="729CC20A" w:rsidP="729CC20A">
      <w:pPr>
        <w:spacing w:before="240" w:after="240"/>
        <w:ind w:left="720" w:hanging="720"/>
        <w:contextualSpacing/>
        <w:rPr>
          <w:rFonts w:eastAsia="Times New Roman" w:cs="Times New Roman"/>
          <w:color w:val="000000" w:themeColor="text1"/>
          <w:sz w:val="22"/>
          <w:szCs w:val="22"/>
        </w:rPr>
      </w:pPr>
    </w:p>
    <w:p w14:paraId="240CE86F" w14:textId="40A52180" w:rsidR="549E6C07" w:rsidRDefault="549E6C07" w:rsidP="729CC20A">
      <w:pPr>
        <w:spacing w:before="240" w:after="240"/>
        <w:ind w:left="720" w:hanging="720"/>
        <w:contextualSpacing/>
        <w:rPr>
          <w:rFonts w:eastAsia="Times New Roman" w:cs="Times New Roman"/>
          <w:color w:val="000000" w:themeColor="text1"/>
          <w:sz w:val="22"/>
          <w:szCs w:val="22"/>
        </w:rPr>
      </w:pPr>
      <w:r w:rsidRPr="729CC20A">
        <w:rPr>
          <w:rFonts w:eastAsia="Times New Roman" w:cs="Times New Roman"/>
          <w:color w:val="000000" w:themeColor="text1"/>
          <w:sz w:val="22"/>
          <w:szCs w:val="22"/>
        </w:rPr>
        <w:t xml:space="preserve">“Azure Government for National Security | Microsoft Azure.” n.d. Azure.microsoft.com. </w:t>
      </w:r>
    </w:p>
    <w:p w14:paraId="61A9BE22" w14:textId="40A52180" w:rsidR="549E6C07" w:rsidRDefault="549E6C07" w:rsidP="729CC20A">
      <w:pPr>
        <w:spacing w:before="240" w:after="240"/>
        <w:contextualSpacing/>
        <w:rPr>
          <w:rFonts w:eastAsia="Times New Roman" w:cs="Times New Roman"/>
          <w:color w:val="000000" w:themeColor="text1"/>
          <w:sz w:val="22"/>
          <w:szCs w:val="22"/>
        </w:rPr>
      </w:pPr>
      <w:r w:rsidRPr="729CC20A">
        <w:rPr>
          <w:rFonts w:eastAsia="Times New Roman" w:cs="Times New Roman"/>
          <w:color w:val="1155CC"/>
          <w:sz w:val="22"/>
          <w:szCs w:val="22"/>
        </w:rPr>
        <w:t xml:space="preserve">           </w:t>
      </w:r>
      <w:hyperlink r:id="rId38">
        <w:r w:rsidRPr="729CC20A">
          <w:rPr>
            <w:rStyle w:val="Hyperlink"/>
            <w:rFonts w:eastAsia="Times New Roman" w:cs="Times New Roman"/>
            <w:color w:val="1155CC"/>
            <w:sz w:val="22"/>
            <w:szCs w:val="22"/>
            <w:u w:val="none"/>
          </w:rPr>
          <w:t>https://azure.microsoft.com/en-us/explore/global-infrastructure/government/national-security/</w:t>
        </w:r>
      </w:hyperlink>
      <w:r w:rsidRPr="729CC20A">
        <w:rPr>
          <w:rFonts w:eastAsia="Times New Roman" w:cs="Times New Roman"/>
          <w:color w:val="000000" w:themeColor="text1"/>
          <w:sz w:val="22"/>
          <w:szCs w:val="22"/>
        </w:rPr>
        <w:t>.</w:t>
      </w:r>
    </w:p>
    <w:p w14:paraId="06CC7096" w14:textId="40A52180" w:rsidR="729CC20A" w:rsidRDefault="729CC20A" w:rsidP="729CC20A">
      <w:pPr>
        <w:ind w:left="720" w:hanging="720"/>
        <w:contextualSpacing/>
        <w:rPr>
          <w:rFonts w:eastAsia="Times New Roman" w:cs="Times New Roman"/>
          <w:color w:val="000000" w:themeColor="text1"/>
          <w:sz w:val="22"/>
          <w:szCs w:val="22"/>
        </w:rPr>
      </w:pPr>
    </w:p>
    <w:p w14:paraId="37D0B259" w14:textId="40A52180" w:rsidR="549E6C07" w:rsidRDefault="549E6C07" w:rsidP="729CC20A">
      <w:pPr>
        <w:ind w:left="720" w:hanging="720"/>
        <w:contextualSpacing/>
        <w:rPr>
          <w:rFonts w:eastAsia="Times New Roman" w:cs="Times New Roman"/>
          <w:color w:val="000000" w:themeColor="text1"/>
          <w:sz w:val="22"/>
          <w:szCs w:val="22"/>
        </w:rPr>
      </w:pPr>
      <w:r w:rsidRPr="729CC20A">
        <w:rPr>
          <w:rFonts w:eastAsia="Times New Roman" w:cs="Times New Roman"/>
          <w:color w:val="000000" w:themeColor="text1"/>
          <w:sz w:val="22"/>
          <w:szCs w:val="22"/>
        </w:rPr>
        <w:t>“Azure Guidance for Secure Isolation - Azure Government.” Learn.microsoft.com.</w:t>
      </w:r>
    </w:p>
    <w:p w14:paraId="4F3B92F6" w14:textId="40A52180" w:rsidR="549E6C07" w:rsidRDefault="549E6C07" w:rsidP="729CC20A">
      <w:pPr>
        <w:ind w:left="720"/>
        <w:contextualSpacing/>
        <w:rPr>
          <w:rFonts w:eastAsia="Times New Roman" w:cs="Times New Roman"/>
          <w:color w:val="000000" w:themeColor="text1"/>
          <w:sz w:val="22"/>
          <w:szCs w:val="22"/>
        </w:rPr>
      </w:pPr>
      <w:r w:rsidRPr="729CC20A">
        <w:rPr>
          <w:rFonts w:eastAsia="Times New Roman" w:cs="Times New Roman"/>
          <w:color w:val="000000" w:themeColor="text1"/>
          <w:sz w:val="22"/>
          <w:szCs w:val="22"/>
        </w:rPr>
        <w:t xml:space="preserve"> </w:t>
      </w:r>
      <w:hyperlink r:id="rId39">
        <w:r w:rsidRPr="729CC20A">
          <w:rPr>
            <w:rStyle w:val="Hyperlink"/>
            <w:rFonts w:eastAsia="Times New Roman" w:cs="Times New Roman"/>
            <w:sz w:val="22"/>
            <w:szCs w:val="22"/>
          </w:rPr>
          <w:t>https://learn.microsoft.com/en-us/azure/azure-government/azure-secure-isolation-guidance</w:t>
        </w:r>
      </w:hyperlink>
      <w:r w:rsidRPr="729CC20A">
        <w:rPr>
          <w:rFonts w:eastAsia="Times New Roman" w:cs="Times New Roman"/>
          <w:color w:val="000000" w:themeColor="text1"/>
          <w:sz w:val="22"/>
          <w:szCs w:val="22"/>
        </w:rPr>
        <w:t>.</w:t>
      </w:r>
    </w:p>
    <w:p w14:paraId="4748EC70" w14:textId="40A52180" w:rsidR="729CC20A" w:rsidRDefault="729CC20A" w:rsidP="6B49002C">
      <w:pPr>
        <w:ind w:left="720" w:hanging="720"/>
        <w:contextualSpacing/>
        <w:rPr>
          <w:rFonts w:eastAsia="Times New Roman" w:cs="Times New Roman"/>
          <w:color w:val="000000" w:themeColor="text1"/>
          <w:sz w:val="22"/>
          <w:szCs w:val="22"/>
        </w:rPr>
      </w:pPr>
    </w:p>
    <w:p w14:paraId="3A2A2CD3" w14:textId="1F4599F2" w:rsidR="1DB3B0CA" w:rsidRDefault="1DB3B0CA" w:rsidP="3501D308">
      <w:pPr>
        <w:ind w:left="720" w:hanging="720"/>
        <w:contextualSpacing/>
        <w:rPr>
          <w:rFonts w:eastAsia="Times New Roman" w:cs="Times New Roman"/>
          <w:color w:val="000000" w:themeColor="text1"/>
          <w:sz w:val="22"/>
          <w:szCs w:val="22"/>
        </w:rPr>
      </w:pPr>
      <w:r w:rsidRPr="3501D308">
        <w:rPr>
          <w:rFonts w:eastAsia="Times New Roman" w:cs="Times New Roman"/>
          <w:color w:val="000000" w:themeColor="text1"/>
          <w:sz w:val="22"/>
          <w:szCs w:val="22"/>
        </w:rPr>
        <w:t>“Azure Support Plans Comparison | Microsoft Azure.” n.d. Azure.microsoft.com.</w:t>
      </w:r>
    </w:p>
    <w:p w14:paraId="0EF3E2BB" w14:textId="176B7AF4" w:rsidR="1DB3B0CA" w:rsidRDefault="084429ED" w:rsidP="6664FEDB">
      <w:pPr>
        <w:contextualSpacing/>
        <w:rPr>
          <w:rFonts w:eastAsia="Times New Roman" w:cs="Times New Roman"/>
          <w:color w:val="000000" w:themeColor="text1"/>
          <w:sz w:val="22"/>
          <w:szCs w:val="22"/>
        </w:rPr>
      </w:pPr>
      <w:r w:rsidRPr="6664FEDB">
        <w:rPr>
          <w:rFonts w:eastAsia="Times New Roman" w:cs="Times New Roman"/>
          <w:sz w:val="22"/>
          <w:szCs w:val="22"/>
        </w:rPr>
        <w:t xml:space="preserve">          </w:t>
      </w:r>
      <w:r w:rsidR="1DB3B0CA" w:rsidRPr="6664FEDB">
        <w:rPr>
          <w:rFonts w:eastAsia="Times New Roman" w:cs="Times New Roman"/>
          <w:sz w:val="22"/>
          <w:szCs w:val="22"/>
        </w:rPr>
        <w:t xml:space="preserve"> </w:t>
      </w:r>
      <w:hyperlink r:id="rId40">
        <w:r w:rsidR="1DB3B0CA" w:rsidRPr="3501D308">
          <w:rPr>
            <w:rStyle w:val="Hyperlink"/>
            <w:rFonts w:eastAsia="Times New Roman" w:cs="Times New Roman"/>
            <w:sz w:val="22"/>
            <w:szCs w:val="22"/>
          </w:rPr>
          <w:t>https://azure.microsoft.com/en-us/support/plans</w:t>
        </w:r>
      </w:hyperlink>
      <w:r w:rsidR="1DB3B0CA" w:rsidRPr="3501D308">
        <w:rPr>
          <w:rFonts w:eastAsia="Times New Roman" w:cs="Times New Roman"/>
          <w:color w:val="000000" w:themeColor="text1"/>
          <w:sz w:val="22"/>
          <w:szCs w:val="22"/>
        </w:rPr>
        <w:t>.</w:t>
      </w:r>
    </w:p>
    <w:p w14:paraId="123E88A3" w14:textId="40A52180" w:rsidR="3501D308" w:rsidRDefault="3501D308" w:rsidP="3501D308">
      <w:pPr>
        <w:spacing w:before="240" w:after="240"/>
        <w:ind w:left="720" w:hanging="720"/>
        <w:contextualSpacing/>
        <w:rPr>
          <w:rFonts w:eastAsia="Times New Roman" w:cs="Times New Roman"/>
          <w:color w:val="000000" w:themeColor="text1"/>
          <w:sz w:val="22"/>
          <w:szCs w:val="22"/>
        </w:rPr>
      </w:pPr>
    </w:p>
    <w:p w14:paraId="41EDA1D3" w14:textId="272C7243" w:rsidR="14DF388B" w:rsidRDefault="1F0BEA04" w:rsidP="3501D308">
      <w:pPr>
        <w:ind w:left="720" w:hanging="720"/>
        <w:contextualSpacing/>
        <w:rPr>
          <w:rFonts w:eastAsia="Times New Roman" w:cs="Times New Roman"/>
          <w:color w:val="000000" w:themeColor="text1"/>
          <w:sz w:val="22"/>
          <w:szCs w:val="22"/>
        </w:rPr>
      </w:pPr>
      <w:r w:rsidRPr="3501D308">
        <w:rPr>
          <w:rFonts w:eastAsia="Times New Roman" w:cs="Times New Roman"/>
          <w:color w:val="000000" w:themeColor="text1"/>
          <w:sz w:val="22"/>
          <w:szCs w:val="22"/>
        </w:rPr>
        <w:t>Bartwal, Anupam. "GCP Vs AWS Vs Azure Comparison Overview." K21 Academy. June 23, 2023.</w:t>
      </w:r>
    </w:p>
    <w:p w14:paraId="7DF7F27B" w14:textId="2E0ED75B" w:rsidR="14DF388B" w:rsidRDefault="00B5232D" w:rsidP="46F9ED12">
      <w:pPr>
        <w:ind w:left="567"/>
        <w:contextualSpacing/>
        <w:rPr>
          <w:rFonts w:eastAsia="Times New Roman" w:cs="Times New Roman"/>
          <w:color w:val="000000" w:themeColor="text1"/>
          <w:sz w:val="22"/>
          <w:szCs w:val="22"/>
        </w:rPr>
      </w:pPr>
      <w:hyperlink r:id="rId41" w:anchor=":~:text=AWS%27s%20largest%20instance%2C%20with%203.84,the%20lead%20in%20our%20comparison">
        <w:r w:rsidR="1F0BEA04" w:rsidRPr="46F9ED12">
          <w:rPr>
            <w:rStyle w:val="Hyperlink"/>
            <w:rFonts w:eastAsia="Times New Roman" w:cs="Times New Roman"/>
            <w:sz w:val="22"/>
            <w:szCs w:val="22"/>
          </w:rPr>
          <w:t>https://k21academy.com/amazon-web-services/aws-solutions-architect/aws-vs-azure-vsgcp/#:~:text=AWS%27s%20largest%20instance%2C%20with%203.84,the%20lead%20in%20our%20comparison</w:t>
        </w:r>
      </w:hyperlink>
      <w:r w:rsidR="1F0BEA04" w:rsidRPr="46F9ED12">
        <w:rPr>
          <w:rFonts w:eastAsia="Times New Roman" w:cs="Times New Roman"/>
          <w:color w:val="000000" w:themeColor="text1"/>
          <w:sz w:val="22"/>
          <w:szCs w:val="22"/>
        </w:rPr>
        <w:t>.</w:t>
      </w:r>
    </w:p>
    <w:p w14:paraId="33B8D930" w14:textId="1141B71D" w:rsidR="46F9ED12" w:rsidRDefault="46F9ED12" w:rsidP="46F9ED12">
      <w:pPr>
        <w:ind w:left="567" w:hanging="567"/>
        <w:rPr>
          <w:rFonts w:eastAsia="Times New Roman" w:cs="Times New Roman"/>
          <w:sz w:val="22"/>
          <w:szCs w:val="22"/>
        </w:rPr>
      </w:pPr>
    </w:p>
    <w:p w14:paraId="5192D100" w14:textId="39A7B5B1" w:rsidR="5E18DDB5" w:rsidRDefault="5E18DDB5" w:rsidP="46F9ED12">
      <w:pPr>
        <w:ind w:left="567" w:hanging="567"/>
        <w:rPr>
          <w:rFonts w:eastAsia="Times New Roman" w:cs="Times New Roman"/>
          <w:sz w:val="22"/>
          <w:szCs w:val="22"/>
        </w:rPr>
      </w:pPr>
      <w:r w:rsidRPr="46F9ED12">
        <w:rPr>
          <w:rFonts w:eastAsia="Times New Roman" w:cs="Times New Roman"/>
          <w:sz w:val="22"/>
          <w:szCs w:val="22"/>
        </w:rPr>
        <w:t>Grinston, Sgt. Michael A, Gen. James C McConville, and Ryan D McCarthy. The US Army Holistic Health and Fitness Operating Concept, October 1, 2020.</w:t>
      </w:r>
    </w:p>
    <w:p w14:paraId="48AA2004" w14:textId="60FEAB99" w:rsidR="5E18DDB5" w:rsidRDefault="00B5232D" w:rsidP="46F9ED12">
      <w:pPr>
        <w:ind w:left="567"/>
        <w:rPr>
          <w:rFonts w:eastAsia="Times New Roman" w:cs="Times New Roman"/>
          <w:color w:val="000000" w:themeColor="text1"/>
          <w:sz w:val="22"/>
          <w:szCs w:val="22"/>
        </w:rPr>
      </w:pPr>
      <w:hyperlink r:id="rId42">
        <w:r w:rsidR="5E18DDB5" w:rsidRPr="46F9ED12">
          <w:rPr>
            <w:rStyle w:val="Hyperlink"/>
            <w:rFonts w:eastAsia="Times New Roman" w:cs="Times New Roman"/>
            <w:sz w:val="22"/>
            <w:szCs w:val="22"/>
          </w:rPr>
          <w:t>https://www.army.mil/e2/downloads/rv7/acft/h2f_operating_concept.pdf</w:t>
        </w:r>
      </w:hyperlink>
      <w:r w:rsidR="5E18DDB5" w:rsidRPr="46F9ED12">
        <w:rPr>
          <w:rFonts w:eastAsia="Times New Roman" w:cs="Times New Roman"/>
          <w:sz w:val="22"/>
          <w:szCs w:val="22"/>
        </w:rPr>
        <w:t>.</w:t>
      </w:r>
    </w:p>
    <w:p w14:paraId="2F758867" w14:textId="42B8762B" w:rsidR="3501D308" w:rsidRDefault="3501D308" w:rsidP="6664FEDB">
      <w:pPr>
        <w:rPr>
          <w:sz w:val="22"/>
          <w:szCs w:val="22"/>
        </w:rPr>
      </w:pPr>
    </w:p>
    <w:p w14:paraId="41AB11D9" w14:textId="486CC19C" w:rsidR="500F9B55" w:rsidRDefault="500F9B55" w:rsidP="3501D308">
      <w:pPr>
        <w:ind w:left="720" w:hanging="720"/>
        <w:contextualSpacing/>
        <w:rPr>
          <w:rFonts w:eastAsia="Times New Roman" w:cs="Times New Roman"/>
          <w:color w:val="000000" w:themeColor="text1"/>
          <w:sz w:val="22"/>
          <w:szCs w:val="22"/>
        </w:rPr>
      </w:pPr>
      <w:r w:rsidRPr="3501D308">
        <w:rPr>
          <w:rFonts w:eastAsia="Times New Roman" w:cs="Times New Roman"/>
          <w:color w:val="000000" w:themeColor="text1"/>
          <w:sz w:val="22"/>
          <w:szCs w:val="22"/>
        </w:rPr>
        <w:lastRenderedPageBreak/>
        <w:t xml:space="preserve">LaMear, Rob. n.d. “Azure Government Cloud vs Commercial.” US Cloud. </w:t>
      </w:r>
    </w:p>
    <w:p w14:paraId="385E711F" w14:textId="48E844F3" w:rsidR="500F9B55" w:rsidRDefault="7DF3DA3D" w:rsidP="46F9ED12">
      <w:pPr>
        <w:contextualSpacing/>
        <w:rPr>
          <w:rFonts w:eastAsia="Times New Roman" w:cs="Times New Roman"/>
          <w:color w:val="000000" w:themeColor="text1"/>
          <w:sz w:val="22"/>
          <w:szCs w:val="22"/>
        </w:rPr>
      </w:pPr>
      <w:r w:rsidRPr="46F9ED12">
        <w:rPr>
          <w:rFonts w:eastAsia="Times New Roman" w:cs="Times New Roman"/>
          <w:sz w:val="22"/>
          <w:szCs w:val="22"/>
        </w:rPr>
        <w:t xml:space="preserve">          </w:t>
      </w:r>
      <w:hyperlink r:id="rId43">
        <w:r w:rsidR="500F9B55" w:rsidRPr="3501D308">
          <w:rPr>
            <w:rStyle w:val="Hyperlink"/>
            <w:rFonts w:eastAsia="Times New Roman" w:cs="Times New Roman"/>
            <w:sz w:val="22"/>
            <w:szCs w:val="22"/>
          </w:rPr>
          <w:t>https://www.uscloud.com/azure-government-cloud-vs-commercial/</w:t>
        </w:r>
      </w:hyperlink>
      <w:r w:rsidR="500F9B55" w:rsidRPr="3501D308">
        <w:rPr>
          <w:rFonts w:eastAsia="Times New Roman" w:cs="Times New Roman"/>
          <w:color w:val="000000" w:themeColor="text1"/>
          <w:sz w:val="22"/>
          <w:szCs w:val="22"/>
        </w:rPr>
        <w:t>.</w:t>
      </w:r>
    </w:p>
    <w:p w14:paraId="18970605" w14:textId="04BC5AC7" w:rsidR="46F9ED12" w:rsidRDefault="46F9ED12" w:rsidP="740CF5AF">
      <w:pPr>
        <w:spacing w:before="240" w:after="240"/>
        <w:ind w:left="720" w:hanging="720"/>
        <w:contextualSpacing/>
        <w:rPr>
          <w:rFonts w:eastAsia="Times New Roman" w:cs="Times New Roman"/>
          <w:color w:val="000000" w:themeColor="text1"/>
          <w:sz w:val="22"/>
          <w:szCs w:val="22"/>
        </w:rPr>
      </w:pPr>
    </w:p>
    <w:p w14:paraId="5AF44865" w14:textId="2A1B8A98" w:rsidR="500F9B55" w:rsidRDefault="500F9B55" w:rsidP="3501D308">
      <w:pPr>
        <w:spacing w:before="240" w:after="240"/>
        <w:ind w:left="720" w:hanging="720"/>
        <w:contextualSpacing/>
        <w:rPr>
          <w:rFonts w:eastAsia="Times New Roman" w:cs="Times New Roman"/>
          <w:color w:val="000000" w:themeColor="text1"/>
          <w:sz w:val="22"/>
          <w:szCs w:val="22"/>
        </w:rPr>
      </w:pPr>
      <w:r w:rsidRPr="3501D308">
        <w:rPr>
          <w:rFonts w:eastAsia="Times New Roman" w:cs="Times New Roman"/>
          <w:color w:val="000000" w:themeColor="text1"/>
          <w:sz w:val="22"/>
          <w:szCs w:val="22"/>
        </w:rPr>
        <w:t>O'Callaghan, Georgia. “</w:t>
      </w:r>
      <w:r w:rsidRPr="3501D308">
        <w:rPr>
          <w:rFonts w:eastAsia="Times New Roman" w:cs="Times New Roman"/>
          <w:color w:val="212121"/>
          <w:sz w:val="22"/>
          <w:szCs w:val="22"/>
        </w:rPr>
        <w:t xml:space="preserve">Solution Comparison for SaaS Analytics and Business Intelligence Platforms.” Gartner, July 25, 2022. </w:t>
      </w:r>
      <w:r w:rsidRPr="3501D308">
        <w:rPr>
          <w:rFonts w:eastAsia="Times New Roman" w:cs="Times New Roman"/>
          <w:color w:val="000000" w:themeColor="text1"/>
          <w:sz w:val="22"/>
          <w:szCs w:val="22"/>
        </w:rPr>
        <w:t>‌</w:t>
      </w:r>
    </w:p>
    <w:p w14:paraId="51A63D04" w14:textId="38CB2D59" w:rsidR="3501D308" w:rsidRDefault="3501D308" w:rsidP="3501D308">
      <w:pPr>
        <w:spacing w:before="240" w:after="240"/>
        <w:ind w:left="720" w:hanging="720"/>
        <w:contextualSpacing/>
        <w:rPr>
          <w:rFonts w:eastAsia="Times New Roman" w:cs="Times New Roman"/>
          <w:color w:val="000000" w:themeColor="text1"/>
          <w:sz w:val="22"/>
          <w:szCs w:val="22"/>
        </w:rPr>
      </w:pPr>
    </w:p>
    <w:p w14:paraId="57C8A6DE" w14:textId="3B80A9D7" w:rsidR="1F0BEA04" w:rsidRDefault="1F0BEA04" w:rsidP="6664FEDB">
      <w:pPr>
        <w:spacing w:before="240" w:after="240"/>
        <w:ind w:left="720" w:hanging="720"/>
        <w:contextualSpacing/>
        <w:rPr>
          <w:rFonts w:eastAsia="Times New Roman" w:cs="Times New Roman"/>
          <w:color w:val="000000" w:themeColor="text1"/>
          <w:sz w:val="22"/>
          <w:szCs w:val="22"/>
        </w:rPr>
      </w:pPr>
      <w:r w:rsidRPr="3501D308">
        <w:rPr>
          <w:rFonts w:eastAsia="Times New Roman" w:cs="Times New Roman"/>
          <w:color w:val="000000" w:themeColor="text1"/>
          <w:sz w:val="22"/>
          <w:szCs w:val="22"/>
        </w:rPr>
        <w:t>Richter, Felix. 2023. “Infographic: Amazon Dominates Public Cloud Market.” Statista Infographics. Statista. April 28, 2023.</w:t>
      </w:r>
    </w:p>
    <w:p w14:paraId="277E2F91" w14:textId="7E97C036" w:rsidR="3501D308" w:rsidRDefault="1345DC15" w:rsidP="740CF5AF">
      <w:pPr>
        <w:spacing w:before="240" w:after="240"/>
        <w:ind w:left="720" w:hanging="720"/>
        <w:contextualSpacing/>
        <w:rPr>
          <w:rFonts w:eastAsia="Times New Roman" w:cs="Times New Roman"/>
          <w:color w:val="000000" w:themeColor="text1"/>
          <w:sz w:val="22"/>
          <w:szCs w:val="22"/>
        </w:rPr>
      </w:pPr>
      <w:r w:rsidRPr="740CF5AF">
        <w:rPr>
          <w:rFonts w:eastAsia="Times New Roman" w:cs="Times New Roman"/>
          <w:sz w:val="22"/>
          <w:szCs w:val="22"/>
        </w:rPr>
        <w:t xml:space="preserve">        </w:t>
      </w:r>
      <w:r w:rsidR="1F0BEA04" w:rsidRPr="740CF5AF">
        <w:rPr>
          <w:rFonts w:eastAsia="Times New Roman" w:cs="Times New Roman"/>
          <w:sz w:val="22"/>
          <w:szCs w:val="22"/>
        </w:rPr>
        <w:t xml:space="preserve"> </w:t>
      </w:r>
      <w:hyperlink r:id="rId44">
        <w:r w:rsidR="1F0BEA04" w:rsidRPr="740CF5AF">
          <w:rPr>
            <w:rStyle w:val="Hyperlink"/>
            <w:rFonts w:eastAsia="Times New Roman" w:cs="Times New Roman"/>
            <w:sz w:val="22"/>
            <w:szCs w:val="22"/>
          </w:rPr>
          <w:t>https://www.statista.com/chart/18819/worldwide-market-share-of-leading-cloud-infrastructure-service-providers/</w:t>
        </w:r>
      </w:hyperlink>
      <w:r w:rsidR="1F0BEA04" w:rsidRPr="740CF5AF">
        <w:rPr>
          <w:rFonts w:eastAsia="Times New Roman" w:cs="Times New Roman"/>
          <w:color w:val="000000" w:themeColor="text1"/>
          <w:sz w:val="22"/>
          <w:szCs w:val="22"/>
        </w:rPr>
        <w:t>.</w:t>
      </w:r>
    </w:p>
    <w:p w14:paraId="345D84C3" w14:textId="23C658F3" w:rsidR="3501D308" w:rsidRDefault="3501D308" w:rsidP="3501D308">
      <w:pPr>
        <w:spacing w:before="240" w:after="240"/>
        <w:ind w:left="720" w:hanging="720"/>
        <w:contextualSpacing/>
        <w:rPr>
          <w:rFonts w:eastAsia="Times New Roman" w:cs="Times New Roman"/>
          <w:color w:val="000000" w:themeColor="text1"/>
          <w:sz w:val="22"/>
          <w:szCs w:val="22"/>
        </w:rPr>
      </w:pPr>
    </w:p>
    <w:p w14:paraId="375D8506" w14:textId="0DE3D359" w:rsidR="14DF388B" w:rsidRDefault="191FC560" w:rsidP="3501D308">
      <w:pPr>
        <w:ind w:left="720" w:hanging="720"/>
        <w:contextualSpacing/>
        <w:rPr>
          <w:rFonts w:eastAsia="Times New Roman" w:cs="Times New Roman"/>
          <w:color w:val="000000" w:themeColor="text1"/>
          <w:sz w:val="22"/>
          <w:szCs w:val="22"/>
        </w:rPr>
      </w:pPr>
      <w:r w:rsidRPr="3501D308">
        <w:rPr>
          <w:rFonts w:eastAsia="Times New Roman" w:cs="Times New Roman"/>
          <w:color w:val="212121"/>
          <w:sz w:val="22"/>
          <w:szCs w:val="22"/>
        </w:rPr>
        <w:t xml:space="preserve">Summey, Ellen. “Army Leader Dashboard, Creating Insight-Driven Decisions.” US Army. August 4, 2023. </w:t>
      </w:r>
      <w:hyperlink r:id="rId45">
        <w:r w:rsidRPr="3501D308">
          <w:rPr>
            <w:rStyle w:val="Hyperlink"/>
            <w:rFonts w:eastAsia="Times New Roman" w:cs="Times New Roman"/>
            <w:sz w:val="22"/>
            <w:szCs w:val="22"/>
          </w:rPr>
          <w:t>https://www.army.mil/article/224036/army_leader_dashboard_creating_insight_driven_decisions.‌</w:t>
        </w:r>
      </w:hyperlink>
    </w:p>
    <w:p w14:paraId="0F7CAF9A" w14:textId="48F8CCE6" w:rsidR="3501D308" w:rsidRDefault="3501D308" w:rsidP="3501D308">
      <w:pPr>
        <w:spacing w:before="240" w:after="240"/>
        <w:ind w:left="720" w:hanging="720"/>
        <w:contextualSpacing/>
        <w:rPr>
          <w:rFonts w:eastAsia="Times New Roman" w:cs="Times New Roman"/>
          <w:color w:val="000000" w:themeColor="text1"/>
          <w:sz w:val="22"/>
          <w:szCs w:val="22"/>
        </w:rPr>
      </w:pPr>
    </w:p>
    <w:p w14:paraId="37CC022B" w14:textId="3675C31C" w:rsidR="1F0BEA04" w:rsidRDefault="1F0BEA04" w:rsidP="3501D308">
      <w:pPr>
        <w:spacing w:before="240" w:after="240"/>
        <w:ind w:left="720" w:hanging="720"/>
        <w:contextualSpacing/>
        <w:rPr>
          <w:rFonts w:eastAsia="Times New Roman" w:cs="Times New Roman"/>
          <w:color w:val="000000" w:themeColor="text1"/>
          <w:sz w:val="22"/>
          <w:szCs w:val="22"/>
        </w:rPr>
      </w:pPr>
      <w:r w:rsidRPr="740CF5AF">
        <w:rPr>
          <w:rFonts w:eastAsia="Times New Roman" w:cs="Times New Roman"/>
          <w:color w:val="000000" w:themeColor="text1"/>
          <w:sz w:val="22"/>
          <w:szCs w:val="22"/>
        </w:rPr>
        <w:t xml:space="preserve">Technologies, Mindmajix. 2021. “Looker vs. Power BI: A Data Visualization Tool Comparison.” Mindmajix. April 22, 2021. </w:t>
      </w:r>
      <w:hyperlink r:id="rId46">
        <w:r w:rsidRPr="740CF5AF">
          <w:rPr>
            <w:rStyle w:val="Hyperlink"/>
            <w:rFonts w:eastAsia="Times New Roman" w:cs="Times New Roman"/>
            <w:sz w:val="22"/>
            <w:szCs w:val="22"/>
          </w:rPr>
          <w:t>https://mindmajix.com/looker-vs-power-bi</w:t>
        </w:r>
      </w:hyperlink>
      <w:r w:rsidRPr="740CF5AF">
        <w:rPr>
          <w:rFonts w:eastAsia="Times New Roman" w:cs="Times New Roman"/>
          <w:color w:val="000000" w:themeColor="text1"/>
          <w:sz w:val="22"/>
          <w:szCs w:val="22"/>
        </w:rPr>
        <w:t>.</w:t>
      </w:r>
    </w:p>
    <w:p w14:paraId="2526F9C6" w14:textId="5CEC544F" w:rsidR="740CF5AF" w:rsidRDefault="740CF5AF" w:rsidP="740CF5AF">
      <w:pPr>
        <w:ind w:left="567" w:hanging="567"/>
        <w:rPr>
          <w:rFonts w:eastAsia="Times New Roman" w:cs="Times New Roman"/>
          <w:sz w:val="22"/>
          <w:szCs w:val="22"/>
        </w:rPr>
      </w:pPr>
    </w:p>
    <w:p w14:paraId="7BAD2363" w14:textId="3C30A59C" w:rsidR="638CEE3F" w:rsidRDefault="638CEE3F" w:rsidP="740CF5AF">
      <w:pPr>
        <w:ind w:left="567" w:hanging="567"/>
      </w:pPr>
      <w:r w:rsidRPr="740CF5AF">
        <w:rPr>
          <w:rFonts w:eastAsia="Times New Roman" w:cs="Times New Roman"/>
          <w:sz w:val="22"/>
          <w:szCs w:val="22"/>
        </w:rPr>
        <w:t>The National Guard - Official Website of the National Guard, n.d.</w:t>
      </w:r>
    </w:p>
    <w:p w14:paraId="2B0732AF" w14:textId="098BA969" w:rsidR="638CEE3F" w:rsidRDefault="638CEE3F" w:rsidP="740CF5AF">
      <w:pPr>
        <w:ind w:left="567"/>
      </w:pPr>
      <w:r w:rsidRPr="740CF5AF">
        <w:rPr>
          <w:rFonts w:eastAsia="Times New Roman" w:cs="Times New Roman"/>
          <w:sz w:val="22"/>
          <w:szCs w:val="22"/>
        </w:rPr>
        <w:t xml:space="preserve"> </w:t>
      </w:r>
      <w:hyperlink r:id="rId47">
        <w:r w:rsidRPr="740CF5AF">
          <w:rPr>
            <w:rStyle w:val="Hyperlink"/>
            <w:rFonts w:eastAsia="Times New Roman" w:cs="Times New Roman"/>
            <w:sz w:val="22"/>
            <w:szCs w:val="22"/>
          </w:rPr>
          <w:t>https://www.nationalguard.mil/</w:t>
        </w:r>
      </w:hyperlink>
      <w:r w:rsidRPr="740CF5AF">
        <w:rPr>
          <w:rFonts w:eastAsia="Times New Roman" w:cs="Times New Roman"/>
          <w:sz w:val="22"/>
          <w:szCs w:val="22"/>
        </w:rPr>
        <w:t>.</w:t>
      </w:r>
    </w:p>
    <w:p w14:paraId="31053ADA" w14:textId="478B4CED" w:rsidR="740CF5AF" w:rsidRDefault="740CF5AF" w:rsidP="740CF5AF">
      <w:pPr>
        <w:spacing w:before="240" w:after="240"/>
        <w:ind w:left="720" w:hanging="720"/>
        <w:contextualSpacing/>
        <w:rPr>
          <w:rFonts w:eastAsia="Times New Roman" w:cs="Times New Roman"/>
          <w:color w:val="000000" w:themeColor="text1"/>
          <w:sz w:val="22"/>
          <w:szCs w:val="22"/>
        </w:rPr>
      </w:pPr>
    </w:p>
    <w:p w14:paraId="1562EE24" w14:textId="68FD0A23" w:rsidR="0004216D" w:rsidRDefault="1F0BEA04" w:rsidP="46F9ED12">
      <w:pPr>
        <w:ind w:left="567" w:hanging="567"/>
        <w:rPr>
          <w:rFonts w:eastAsia="Times New Roman" w:cs="Times New Roman"/>
        </w:rPr>
      </w:pPr>
      <w:r>
        <w:br/>
      </w:r>
    </w:p>
    <w:sectPr w:rsidR="0004216D" w:rsidSect="009B0748">
      <w:headerReference w:type="default" r:id="rId48"/>
      <w:pgSz w:w="15840" w:h="12240" w:orient="landscape"/>
      <w:pgMar w:top="2160" w:right="1440" w:bottom="1440" w:left="1440" w:header="720" w:footer="158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82FBF" w14:textId="77777777" w:rsidR="00A66A5C" w:rsidRDefault="00A66A5C" w:rsidP="00185AC8">
      <w:r>
        <w:separator/>
      </w:r>
    </w:p>
  </w:endnote>
  <w:endnote w:type="continuationSeparator" w:id="0">
    <w:p w14:paraId="172AA765" w14:textId="77777777" w:rsidR="00A66A5C" w:rsidRDefault="00A66A5C" w:rsidP="00185AC8">
      <w:r>
        <w:continuationSeparator/>
      </w:r>
    </w:p>
  </w:endnote>
  <w:endnote w:type="continuationNotice" w:id="1">
    <w:p w14:paraId="5CCD5F84" w14:textId="77777777" w:rsidR="00A66A5C" w:rsidRDefault="00A66A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EB72E" w14:textId="77777777" w:rsidR="00A66A5C" w:rsidRDefault="00A66A5C" w:rsidP="00185AC8">
      <w:r>
        <w:separator/>
      </w:r>
    </w:p>
  </w:footnote>
  <w:footnote w:type="continuationSeparator" w:id="0">
    <w:p w14:paraId="669D5800" w14:textId="77777777" w:rsidR="00A66A5C" w:rsidRDefault="00A66A5C" w:rsidP="00185AC8">
      <w:r>
        <w:continuationSeparator/>
      </w:r>
    </w:p>
  </w:footnote>
  <w:footnote w:type="continuationNotice" w:id="1">
    <w:p w14:paraId="400AB7AB" w14:textId="77777777" w:rsidR="00A66A5C" w:rsidRDefault="00A66A5C"/>
  </w:footnote>
  <w:footnote w:id="2">
    <w:p w14:paraId="21BF9BAE" w14:textId="55B91EFE" w:rsidR="5DC3EF40" w:rsidRDefault="5DC3EF40" w:rsidP="5DC3EF40">
      <w:pPr>
        <w:pStyle w:val="FootnoteText"/>
      </w:pPr>
      <w:r w:rsidRPr="5DC3EF40">
        <w:rPr>
          <w:rStyle w:val="FootnoteReference"/>
        </w:rPr>
        <w:footnoteRef/>
      </w:r>
      <w:r w:rsidR="3501D308">
        <w:t xml:space="preserve"> Sgt. Michael A Grinston, Gen. James C McConville, and Ryan D McCarthy, The US Army Holistic Health and Fitness Operating Concept, October 1, 2020, https://www.army.mil/e2/downloads/rv7/acft/h2f_operating_concept.pdf.</w:t>
      </w:r>
    </w:p>
  </w:footnote>
  <w:footnote w:id="3">
    <w:p w14:paraId="670B8450" w14:textId="12CB36C5" w:rsidR="7AB45CDD" w:rsidRDefault="7AB45CDD" w:rsidP="7AB45CDD">
      <w:pPr>
        <w:pStyle w:val="FootnoteText"/>
        <w:rPr>
          <w:rFonts w:ascii="Times New Roman" w:eastAsia="Times New Roman" w:hAnsi="Times New Roman" w:cs="Times New Roman"/>
        </w:rPr>
      </w:pPr>
      <w:r w:rsidRPr="3501D308">
        <w:rPr>
          <w:rStyle w:val="FootnoteReference"/>
          <w:rFonts w:ascii="Times New Roman" w:eastAsia="Times New Roman" w:hAnsi="Times New Roman" w:cs="Times New Roman"/>
        </w:rPr>
        <w:footnoteRef/>
      </w:r>
      <w:r w:rsidR="3501D308" w:rsidRPr="3501D308">
        <w:rPr>
          <w:rFonts w:ascii="Times New Roman" w:eastAsia="Times New Roman" w:hAnsi="Times New Roman" w:cs="Times New Roman"/>
        </w:rPr>
        <w:t xml:space="preserve"> Renee Garett et al., “A Literature Review: Website Design and User Engagement,” Online journal of communication and media technologies, July 2016, https://www.ncbi.nlm.nih.gov/pmc/articles/PMC4974011/.</w:t>
      </w:r>
    </w:p>
  </w:footnote>
  <w:footnote w:id="4">
    <w:p w14:paraId="57684A1F" w14:textId="24E9CD17" w:rsidR="14DF388B" w:rsidRDefault="14DF388B" w:rsidP="14DF388B">
      <w:pPr>
        <w:pStyle w:val="FootnoteText"/>
      </w:pPr>
      <w:r w:rsidRPr="14DF388B">
        <w:rPr>
          <w:rStyle w:val="FootnoteReference"/>
        </w:rPr>
        <w:footnoteRef/>
      </w:r>
      <w:r>
        <w:t xml:space="preserve"> </w:t>
      </w:r>
      <w:r w:rsidRPr="14DF388B">
        <w:rPr>
          <w:rFonts w:ascii="Arial" w:eastAsia="Arial" w:hAnsi="Arial" w:cs="Arial"/>
          <w:color w:val="000000" w:themeColor="text1"/>
          <w:sz w:val="22"/>
          <w:szCs w:val="22"/>
        </w:rPr>
        <w:t xml:space="preserve">Felix Richter, </w:t>
      </w:r>
      <w:r w:rsidRPr="14DF388B">
        <w:rPr>
          <w:rFonts w:ascii="Calibri" w:eastAsia="Calibri" w:hAnsi="Calibri" w:cs="Calibri"/>
          <w:color w:val="000000" w:themeColor="text1"/>
          <w:sz w:val="27"/>
          <w:szCs w:val="27"/>
        </w:rPr>
        <w:t xml:space="preserve">“Infographic: Amazon Dominates Public Cloud Market,” Statista Infographics, Statista, April 28, 2023. </w:t>
      </w:r>
      <w:hyperlink r:id="rId1">
        <w:r w:rsidRPr="14DF388B">
          <w:rPr>
            <w:rStyle w:val="Hyperlink"/>
            <w:rFonts w:ascii="Calibri" w:eastAsia="Calibri" w:hAnsi="Calibri" w:cs="Calibri"/>
            <w:color w:val="1155CC"/>
            <w:sz w:val="27"/>
            <w:szCs w:val="27"/>
            <w:u w:val="none"/>
          </w:rPr>
          <w:t>https://www.statista.com/chart/18819/worldwide-market-share-of-leading-cloud-infrastructure-service-providers/</w:t>
        </w:r>
      </w:hyperlink>
      <w:r w:rsidRPr="14DF388B">
        <w:rPr>
          <w:rFonts w:ascii="Calibri" w:eastAsia="Calibri" w:hAnsi="Calibri" w:cs="Calibri"/>
          <w:color w:val="000000" w:themeColor="text1"/>
          <w:sz w:val="27"/>
          <w:szCs w:val="27"/>
        </w:rPr>
        <w:t>.</w:t>
      </w:r>
    </w:p>
  </w:footnote>
  <w:footnote w:id="5">
    <w:p w14:paraId="37997CBD" w14:textId="743EE5D4" w:rsidR="14DF388B" w:rsidRDefault="14DF388B" w:rsidP="14DF388B">
      <w:pPr>
        <w:pStyle w:val="FootnoteText"/>
      </w:pPr>
      <w:r w:rsidRPr="14DF388B">
        <w:rPr>
          <w:rStyle w:val="FootnoteReference"/>
        </w:rPr>
        <w:footnoteRef/>
      </w:r>
      <w:r>
        <w:t xml:space="preserve"> </w:t>
      </w:r>
      <w:r w:rsidRPr="14DF388B">
        <w:rPr>
          <w:rFonts w:ascii="Arial" w:eastAsia="Arial" w:hAnsi="Arial" w:cs="Arial"/>
          <w:color w:val="000000" w:themeColor="text1"/>
          <w:sz w:val="22"/>
          <w:szCs w:val="22"/>
        </w:rPr>
        <w:t xml:space="preserve">Anupam Bartwal, "GCP Vs AWS Vs Azure Comparison Overview,” K21 Academy, June 23, 2023. </w:t>
      </w:r>
      <w:hyperlink r:id="rId2" w:anchor=":~:text=AWS%27s%20largest%20instance%2C%20with%203.84,the%20lead%20in%20our%20comparison">
        <w:r w:rsidRPr="14DF388B">
          <w:rPr>
            <w:rStyle w:val="Hyperlink"/>
            <w:rFonts w:ascii="Arial" w:eastAsia="Arial" w:hAnsi="Arial" w:cs="Arial"/>
            <w:color w:val="1155CC"/>
            <w:sz w:val="22"/>
            <w:szCs w:val="22"/>
            <w:u w:val="none"/>
          </w:rPr>
          <w:t>https://k21academy.com/amazon-web-services/aws-solutions-architect/aws-vs-azure-vs-gcp/#:~:text=AWS%27s%20largest%20instance%2C%20with%203.84,the%20lead%20in%20our%20comparison</w:t>
        </w:r>
      </w:hyperlink>
      <w:r w:rsidRPr="14DF388B">
        <w:rPr>
          <w:rFonts w:ascii="Arial" w:eastAsia="Arial" w:hAnsi="Arial" w:cs="Arial"/>
          <w:color w:val="000000" w:themeColor="text1"/>
          <w:sz w:val="22"/>
          <w:szCs w:val="22"/>
        </w:rPr>
        <w:t>.</w:t>
      </w:r>
    </w:p>
  </w:footnote>
  <w:footnote w:id="6">
    <w:p w14:paraId="3EAAA1B1" w14:textId="09A788BE" w:rsidR="14DF388B" w:rsidRDefault="14DF388B" w:rsidP="14DF388B">
      <w:pPr>
        <w:pStyle w:val="FootnoteText"/>
      </w:pPr>
      <w:r w:rsidRPr="14DF388B">
        <w:rPr>
          <w:rStyle w:val="FootnoteReference"/>
        </w:rPr>
        <w:footnoteRef/>
      </w:r>
      <w:r>
        <w:t xml:space="preserve"> </w:t>
      </w:r>
      <w:r w:rsidRPr="14DF388B">
        <w:rPr>
          <w:rFonts w:ascii="Calibri" w:eastAsia="Calibri" w:hAnsi="Calibri" w:cs="Calibri"/>
          <w:color w:val="000000" w:themeColor="text1"/>
          <w:sz w:val="27"/>
          <w:szCs w:val="27"/>
        </w:rPr>
        <w:t xml:space="preserve">Rob LaMear, “Azure Government Cloud vs Commercial,” US Cloud. </w:t>
      </w:r>
      <w:hyperlink r:id="rId3">
        <w:r w:rsidRPr="14DF388B">
          <w:rPr>
            <w:rStyle w:val="Hyperlink"/>
            <w:rFonts w:ascii="Calibri" w:eastAsia="Calibri" w:hAnsi="Calibri" w:cs="Calibri"/>
            <w:color w:val="1155CC"/>
            <w:sz w:val="27"/>
            <w:szCs w:val="27"/>
            <w:u w:val="none"/>
          </w:rPr>
          <w:t>https://www.uscloud.com/azure-government-cloud-vs-commercial/</w:t>
        </w:r>
      </w:hyperlink>
      <w:r w:rsidRPr="14DF388B">
        <w:rPr>
          <w:rFonts w:ascii="Calibri" w:eastAsia="Calibri" w:hAnsi="Calibri" w:cs="Calibri"/>
          <w:color w:val="000000" w:themeColor="text1"/>
          <w:sz w:val="27"/>
          <w:szCs w:val="27"/>
        </w:rPr>
        <w:t>.</w:t>
      </w:r>
    </w:p>
  </w:footnote>
  <w:footnote w:id="7">
    <w:p w14:paraId="35B7A301" w14:textId="07178314" w:rsidR="14DF388B" w:rsidRDefault="14DF388B" w:rsidP="14DF388B">
      <w:pPr>
        <w:pStyle w:val="FootnoteText"/>
      </w:pPr>
      <w:r w:rsidRPr="14DF388B">
        <w:rPr>
          <w:rStyle w:val="FootnoteReference"/>
        </w:rPr>
        <w:footnoteRef/>
      </w:r>
      <w:r w:rsidR="740CF5AF">
        <w:t xml:space="preserve"> </w:t>
      </w:r>
      <w:r w:rsidR="740CF5AF" w:rsidRPr="14DF388B">
        <w:rPr>
          <w:rFonts w:ascii="Calibri" w:eastAsia="Calibri" w:hAnsi="Calibri" w:cs="Calibri"/>
          <w:color w:val="000000" w:themeColor="text1"/>
          <w:sz w:val="27"/>
          <w:szCs w:val="27"/>
        </w:rPr>
        <w:t xml:space="preserve">“Azure Government Compliance - Azure Government,” Learn.microsoft.com. </w:t>
      </w:r>
      <w:hyperlink r:id="rId4">
        <w:r w:rsidR="740CF5AF" w:rsidRPr="14DF388B">
          <w:rPr>
            <w:rStyle w:val="Hyperlink"/>
            <w:rFonts w:ascii="Calibri" w:eastAsia="Calibri" w:hAnsi="Calibri" w:cs="Calibri"/>
            <w:color w:val="1155CC"/>
            <w:sz w:val="27"/>
            <w:szCs w:val="27"/>
            <w:u w:val="none"/>
          </w:rPr>
          <w:t>https://learn.microsoft.com/en-us/azure/azure-government/documentation-government-plan-compliance</w:t>
        </w:r>
      </w:hyperlink>
      <w:r w:rsidR="740CF5AF" w:rsidRPr="14DF388B">
        <w:rPr>
          <w:rFonts w:ascii="Calibri" w:eastAsia="Calibri" w:hAnsi="Calibri" w:cs="Calibri"/>
          <w:color w:val="000000" w:themeColor="text1"/>
          <w:sz w:val="27"/>
          <w:szCs w:val="27"/>
        </w:rPr>
        <w:t>.</w:t>
      </w:r>
    </w:p>
  </w:footnote>
  <w:footnote w:id="8">
    <w:p w14:paraId="75047E6A" w14:textId="0E42BBF3" w:rsidR="14DF388B" w:rsidRDefault="14DF388B" w:rsidP="14DF388B">
      <w:pPr>
        <w:pStyle w:val="FootnoteText"/>
      </w:pPr>
      <w:r w:rsidRPr="14DF388B">
        <w:rPr>
          <w:rStyle w:val="FootnoteReference"/>
        </w:rPr>
        <w:footnoteRef/>
      </w:r>
      <w:r w:rsidR="740CF5AF">
        <w:t xml:space="preserve"> </w:t>
      </w:r>
      <w:r w:rsidR="740CF5AF" w:rsidRPr="14DF388B">
        <w:rPr>
          <w:rFonts w:ascii="Calibri" w:eastAsia="Calibri" w:hAnsi="Calibri" w:cs="Calibri"/>
          <w:color w:val="000000" w:themeColor="text1"/>
          <w:sz w:val="27"/>
          <w:szCs w:val="27"/>
        </w:rPr>
        <w:t xml:space="preserve">“Azure Guidance for Secure Isolation - Azure Government,” Learn.microsoft.com. </w:t>
      </w:r>
      <w:hyperlink r:id="rId5">
        <w:r w:rsidR="740CF5AF" w:rsidRPr="14DF388B">
          <w:rPr>
            <w:rStyle w:val="Hyperlink"/>
            <w:rFonts w:ascii="Calibri" w:eastAsia="Calibri" w:hAnsi="Calibri" w:cs="Calibri"/>
            <w:color w:val="1155CC"/>
            <w:sz w:val="27"/>
            <w:szCs w:val="27"/>
            <w:u w:val="none"/>
          </w:rPr>
          <w:t>https://learn.microsoft.com/en-us/azure/azure-government/azure-secure-isolation-guidance</w:t>
        </w:r>
      </w:hyperlink>
      <w:r w:rsidR="740CF5AF" w:rsidRPr="14DF388B">
        <w:rPr>
          <w:rFonts w:ascii="Calibri" w:eastAsia="Calibri" w:hAnsi="Calibri" w:cs="Calibri"/>
          <w:color w:val="000000" w:themeColor="text1"/>
          <w:sz w:val="27"/>
          <w:szCs w:val="27"/>
        </w:rPr>
        <w:t>.</w:t>
      </w:r>
    </w:p>
  </w:footnote>
  <w:footnote w:id="9">
    <w:p w14:paraId="7BEA145B" w14:textId="40824A3A" w:rsidR="14DF388B" w:rsidRDefault="14DF388B" w:rsidP="14DF388B">
      <w:pPr>
        <w:pStyle w:val="FootnoteText"/>
      </w:pPr>
      <w:r w:rsidRPr="14DF388B">
        <w:rPr>
          <w:rStyle w:val="FootnoteReference"/>
        </w:rPr>
        <w:footnoteRef/>
      </w:r>
      <w:r>
        <w:t xml:space="preserve"> </w:t>
      </w:r>
      <w:r w:rsidRPr="14DF388B">
        <w:rPr>
          <w:rFonts w:ascii="Calibri" w:eastAsia="Calibri" w:hAnsi="Calibri" w:cs="Calibri"/>
          <w:color w:val="000000" w:themeColor="text1"/>
          <w:sz w:val="27"/>
          <w:szCs w:val="27"/>
        </w:rPr>
        <w:t xml:space="preserve">“Azure Government for National Security | Microsoft Azure,” Azure.microsoft.com. </w:t>
      </w:r>
      <w:hyperlink r:id="rId6">
        <w:r w:rsidRPr="14DF388B">
          <w:rPr>
            <w:rStyle w:val="Hyperlink"/>
            <w:rFonts w:ascii="Calibri" w:eastAsia="Calibri" w:hAnsi="Calibri" w:cs="Calibri"/>
            <w:color w:val="1155CC"/>
            <w:sz w:val="27"/>
            <w:szCs w:val="27"/>
            <w:u w:val="none"/>
          </w:rPr>
          <w:t>https://azure.microsoft.com/en-us/explore/global-infrastructure/government/national-security/</w:t>
        </w:r>
      </w:hyperlink>
      <w:r w:rsidRPr="14DF388B">
        <w:rPr>
          <w:rFonts w:ascii="Calibri" w:eastAsia="Calibri" w:hAnsi="Calibri" w:cs="Calibri"/>
          <w:color w:val="000000" w:themeColor="text1"/>
          <w:sz w:val="27"/>
          <w:szCs w:val="27"/>
        </w:rPr>
        <w:t>.</w:t>
      </w:r>
    </w:p>
  </w:footnote>
  <w:footnote w:id="10">
    <w:p w14:paraId="7A6F7172" w14:textId="6BEA4152" w:rsidR="14DF388B" w:rsidRDefault="14DF388B" w:rsidP="14DF388B">
      <w:pPr>
        <w:pStyle w:val="FootnoteText"/>
        <w:numPr>
          <w:ilvl w:val="0"/>
          <w:numId w:val="44"/>
        </w:numPr>
        <w:rPr>
          <w:rFonts w:ascii="Calibri" w:eastAsia="Calibri" w:hAnsi="Calibri" w:cs="Calibri"/>
          <w:color w:val="000000" w:themeColor="text1"/>
          <w:sz w:val="27"/>
          <w:szCs w:val="27"/>
        </w:rPr>
      </w:pPr>
      <w:r w:rsidRPr="14DF388B">
        <w:rPr>
          <w:rStyle w:val="FootnoteReference"/>
        </w:rPr>
        <w:footnoteRef/>
      </w:r>
      <w:r w:rsidR="0ED03312">
        <w:t xml:space="preserve"> </w:t>
      </w:r>
      <w:r w:rsidR="0ED03312" w:rsidRPr="14DF388B">
        <w:rPr>
          <w:rFonts w:ascii="Calibri" w:eastAsia="Calibri" w:hAnsi="Calibri" w:cs="Calibri"/>
          <w:color w:val="000000" w:themeColor="text1"/>
          <w:sz w:val="27"/>
          <w:szCs w:val="27"/>
        </w:rPr>
        <w:t xml:space="preserve">“Azure and Other Microsoft Cloud Services Compliance Scope - Azure Government,” Learn.microsoft.com, July 28, 2023. </w:t>
      </w:r>
      <w:hyperlink r:id="rId7" w:anchor="azure-government-services-by-audit-scope">
        <w:r w:rsidR="0ED03312" w:rsidRPr="14DF388B">
          <w:rPr>
            <w:rStyle w:val="Hyperlink"/>
            <w:rFonts w:ascii="Calibri" w:eastAsia="Calibri" w:hAnsi="Calibri" w:cs="Calibri"/>
            <w:color w:val="1155CC"/>
            <w:sz w:val="27"/>
            <w:szCs w:val="27"/>
            <w:u w:val="none"/>
          </w:rPr>
          <w:t>https://learn.microsoft.com/en-us/azure/azure-government/compliance/azure-services-in-fedramp-auditscope#azure-government-services-by-audit-scope</w:t>
        </w:r>
      </w:hyperlink>
      <w:r w:rsidR="0ED03312" w:rsidRPr="14DF388B">
        <w:rPr>
          <w:rFonts w:ascii="Calibri" w:eastAsia="Calibri" w:hAnsi="Calibri" w:cs="Calibri"/>
          <w:color w:val="000000" w:themeColor="text1"/>
          <w:sz w:val="27"/>
          <w:szCs w:val="27"/>
        </w:rPr>
        <w:t>.</w:t>
      </w:r>
    </w:p>
    <w:p w14:paraId="430F6F32" w14:textId="3384A7F9" w:rsidR="14DF388B" w:rsidRDefault="14DF388B" w:rsidP="14DF388B">
      <w:pPr>
        <w:pStyle w:val="FootnoteText"/>
      </w:pPr>
    </w:p>
  </w:footnote>
  <w:footnote w:id="11">
    <w:p w14:paraId="0BFE047F" w14:textId="6441EC1E" w:rsidR="14DF388B" w:rsidRDefault="14DF388B" w:rsidP="14DF388B">
      <w:pPr>
        <w:pStyle w:val="FootnoteText"/>
      </w:pPr>
      <w:r w:rsidRPr="14DF388B">
        <w:rPr>
          <w:rStyle w:val="FootnoteReference"/>
        </w:rPr>
        <w:footnoteRef/>
      </w:r>
      <w:r>
        <w:t xml:space="preserve"> </w:t>
      </w:r>
      <w:r w:rsidRPr="14DF388B">
        <w:rPr>
          <w:rFonts w:ascii="Calibri" w:eastAsia="Calibri" w:hAnsi="Calibri" w:cs="Calibri"/>
          <w:color w:val="000000" w:themeColor="text1"/>
          <w:sz w:val="27"/>
          <w:szCs w:val="27"/>
        </w:rPr>
        <w:t xml:space="preserve">Mindmajix </w:t>
      </w:r>
      <w:r w:rsidR="009939DC" w:rsidRPr="14DF388B">
        <w:rPr>
          <w:rFonts w:ascii="Calibri" w:eastAsia="Calibri" w:hAnsi="Calibri" w:cs="Calibri"/>
          <w:color w:val="000000" w:themeColor="text1"/>
          <w:sz w:val="27"/>
          <w:szCs w:val="27"/>
        </w:rPr>
        <w:t>Technologies, “Looker</w:t>
      </w:r>
      <w:r w:rsidRPr="14DF388B">
        <w:rPr>
          <w:rFonts w:ascii="Calibri" w:eastAsia="Calibri" w:hAnsi="Calibri" w:cs="Calibri"/>
          <w:color w:val="000000" w:themeColor="text1"/>
          <w:sz w:val="27"/>
          <w:szCs w:val="27"/>
        </w:rPr>
        <w:t xml:space="preserve"> vs. Power BI: A Data Visualization Tool Comparison,” Mindmajix, April 22, 2021. https://mindmajix.com/looker-vs-power-bi.</w:t>
      </w:r>
    </w:p>
  </w:footnote>
  <w:footnote w:id="12">
    <w:p w14:paraId="3052CA0B" w14:textId="0339B395" w:rsidR="14DF388B" w:rsidRDefault="14DF388B" w:rsidP="14DF388B">
      <w:pPr>
        <w:pStyle w:val="FootnoteText"/>
        <w:numPr>
          <w:ilvl w:val="0"/>
          <w:numId w:val="43"/>
        </w:numPr>
        <w:rPr>
          <w:rFonts w:ascii="Arial" w:eastAsia="Arial" w:hAnsi="Arial" w:cs="Arial"/>
          <w:color w:val="212121"/>
          <w:sz w:val="24"/>
          <w:szCs w:val="24"/>
        </w:rPr>
      </w:pPr>
      <w:r w:rsidRPr="14DF388B">
        <w:rPr>
          <w:rStyle w:val="FootnoteReference"/>
        </w:rPr>
        <w:footnoteRef/>
      </w:r>
      <w:r>
        <w:t xml:space="preserve"> </w:t>
      </w:r>
      <w:r w:rsidRPr="14DF388B">
        <w:rPr>
          <w:rFonts w:ascii="Arial" w:eastAsia="Arial" w:hAnsi="Arial" w:cs="Arial"/>
          <w:color w:val="000000" w:themeColor="text1"/>
          <w:sz w:val="24"/>
          <w:szCs w:val="24"/>
        </w:rPr>
        <w:t>Georgia O'Callaghan</w:t>
      </w:r>
      <w:r w:rsidRPr="14DF388B">
        <w:rPr>
          <w:rFonts w:ascii="Calibri" w:eastAsia="Calibri" w:hAnsi="Calibri" w:cs="Calibri"/>
          <w:color w:val="000000" w:themeColor="text1"/>
          <w:sz w:val="27"/>
          <w:szCs w:val="27"/>
        </w:rPr>
        <w:t>, “</w:t>
      </w:r>
      <w:r w:rsidRPr="14DF388B">
        <w:rPr>
          <w:rFonts w:ascii="Arial" w:eastAsia="Arial" w:hAnsi="Arial" w:cs="Arial"/>
          <w:color w:val="212121"/>
          <w:sz w:val="24"/>
          <w:szCs w:val="24"/>
        </w:rPr>
        <w:t>Solution Comparison for SaaS Analytics and Business Intelligence Platforms,” Gartner, July 25, 2022.</w:t>
      </w:r>
    </w:p>
    <w:p w14:paraId="66909705" w14:textId="4D2D9AF4" w:rsidR="14DF388B" w:rsidRDefault="14DF388B" w:rsidP="14DF388B">
      <w:pPr>
        <w:pStyle w:val="FootnoteText"/>
      </w:pPr>
    </w:p>
  </w:footnote>
  <w:footnote w:id="13">
    <w:p w14:paraId="0B0FD3EA" w14:textId="052FA430" w:rsidR="14DF388B" w:rsidRDefault="14DF388B" w:rsidP="14DF388B">
      <w:pPr>
        <w:pStyle w:val="FootnoteText"/>
        <w:numPr>
          <w:ilvl w:val="0"/>
          <w:numId w:val="42"/>
        </w:numPr>
        <w:rPr>
          <w:rFonts w:ascii="Arial" w:eastAsia="Arial" w:hAnsi="Arial" w:cs="Arial"/>
          <w:color w:val="212121"/>
          <w:sz w:val="24"/>
          <w:szCs w:val="24"/>
        </w:rPr>
      </w:pPr>
      <w:r w:rsidRPr="14DF388B">
        <w:rPr>
          <w:rStyle w:val="FootnoteReference"/>
        </w:rPr>
        <w:footnoteRef/>
      </w:r>
      <w:r>
        <w:t xml:space="preserve"> </w:t>
      </w:r>
      <w:r w:rsidRPr="14DF388B">
        <w:rPr>
          <w:rFonts w:ascii="Arial" w:eastAsia="Arial" w:hAnsi="Arial" w:cs="Arial"/>
          <w:color w:val="000000" w:themeColor="text1"/>
          <w:sz w:val="24"/>
          <w:szCs w:val="24"/>
        </w:rPr>
        <w:t>Georgia O'Callaghan</w:t>
      </w:r>
      <w:r w:rsidRPr="14DF388B">
        <w:rPr>
          <w:rFonts w:ascii="Calibri" w:eastAsia="Calibri" w:hAnsi="Calibri" w:cs="Calibri"/>
          <w:color w:val="000000" w:themeColor="text1"/>
          <w:sz w:val="27"/>
          <w:szCs w:val="27"/>
        </w:rPr>
        <w:t>, “</w:t>
      </w:r>
      <w:r w:rsidRPr="14DF388B">
        <w:rPr>
          <w:rFonts w:ascii="Arial" w:eastAsia="Arial" w:hAnsi="Arial" w:cs="Arial"/>
          <w:color w:val="212121"/>
          <w:sz w:val="24"/>
          <w:szCs w:val="24"/>
        </w:rPr>
        <w:t>Solution Comparison for SaaS Analytics and Business Intelligence Platforms,” Gartner, July 25, 2022.</w:t>
      </w:r>
    </w:p>
    <w:p w14:paraId="54E6B951" w14:textId="6D513D49" w:rsidR="14DF388B" w:rsidRDefault="14DF388B" w:rsidP="14DF388B">
      <w:pPr>
        <w:pStyle w:val="FootnoteText"/>
      </w:pPr>
    </w:p>
  </w:footnote>
  <w:footnote w:id="14">
    <w:p w14:paraId="28378D62" w14:textId="07013FF1" w:rsidR="14DF388B" w:rsidRDefault="14DF388B" w:rsidP="14DF388B">
      <w:pPr>
        <w:pStyle w:val="FootnoteText"/>
        <w:numPr>
          <w:ilvl w:val="0"/>
          <w:numId w:val="41"/>
        </w:numPr>
        <w:rPr>
          <w:rFonts w:ascii="Calibri" w:eastAsia="Calibri" w:hAnsi="Calibri" w:cs="Calibri"/>
          <w:color w:val="000000" w:themeColor="text1"/>
          <w:sz w:val="27"/>
          <w:szCs w:val="27"/>
        </w:rPr>
      </w:pPr>
      <w:r w:rsidRPr="14DF388B">
        <w:rPr>
          <w:rStyle w:val="FootnoteReference"/>
        </w:rPr>
        <w:footnoteRef/>
      </w:r>
      <w:r>
        <w:t xml:space="preserve"> </w:t>
      </w:r>
      <w:r w:rsidRPr="14DF388B">
        <w:rPr>
          <w:rFonts w:ascii="Calibri" w:eastAsia="Calibri" w:hAnsi="Calibri" w:cs="Calibri"/>
          <w:color w:val="000000" w:themeColor="text1"/>
          <w:sz w:val="27"/>
          <w:szCs w:val="27"/>
        </w:rPr>
        <w:t xml:space="preserve">Mindmajix </w:t>
      </w:r>
      <w:r w:rsidR="009939DC" w:rsidRPr="14DF388B">
        <w:rPr>
          <w:rFonts w:ascii="Calibri" w:eastAsia="Calibri" w:hAnsi="Calibri" w:cs="Calibri"/>
          <w:color w:val="000000" w:themeColor="text1"/>
          <w:sz w:val="27"/>
          <w:szCs w:val="27"/>
        </w:rPr>
        <w:t>Technologies, “Looker</w:t>
      </w:r>
      <w:r w:rsidRPr="14DF388B">
        <w:rPr>
          <w:rFonts w:ascii="Calibri" w:eastAsia="Calibri" w:hAnsi="Calibri" w:cs="Calibri"/>
          <w:color w:val="000000" w:themeColor="text1"/>
          <w:sz w:val="27"/>
          <w:szCs w:val="27"/>
        </w:rPr>
        <w:t xml:space="preserve"> vs. Power BI: A Data Visualization Tool Comparison,” Mindmajix, April 22, 2021. </w:t>
      </w:r>
      <w:hyperlink r:id="rId8">
        <w:r w:rsidRPr="14DF388B">
          <w:rPr>
            <w:rStyle w:val="Hyperlink"/>
            <w:rFonts w:ascii="Calibri" w:eastAsia="Calibri" w:hAnsi="Calibri" w:cs="Calibri"/>
            <w:color w:val="1155CC"/>
            <w:sz w:val="27"/>
            <w:szCs w:val="27"/>
            <w:u w:val="none"/>
          </w:rPr>
          <w:t>https://mindmajix.com/looker-vs-power-bi</w:t>
        </w:r>
      </w:hyperlink>
      <w:r w:rsidRPr="14DF388B">
        <w:rPr>
          <w:rFonts w:ascii="Calibri" w:eastAsia="Calibri" w:hAnsi="Calibri" w:cs="Calibri"/>
          <w:color w:val="000000" w:themeColor="text1"/>
          <w:sz w:val="27"/>
          <w:szCs w:val="27"/>
        </w:rPr>
        <w:t>.</w:t>
      </w:r>
    </w:p>
    <w:p w14:paraId="5E2F1EE4" w14:textId="038B0502" w:rsidR="14DF388B" w:rsidRDefault="14DF388B" w:rsidP="14DF388B">
      <w:pPr>
        <w:pStyle w:val="FootnoteText"/>
      </w:pPr>
    </w:p>
  </w:footnote>
  <w:footnote w:id="15">
    <w:p w14:paraId="11CA3BFF" w14:textId="08C56251" w:rsidR="14DF388B" w:rsidRDefault="14DF388B" w:rsidP="14DF388B">
      <w:pPr>
        <w:pStyle w:val="FootnoteText"/>
        <w:numPr>
          <w:ilvl w:val="0"/>
          <w:numId w:val="40"/>
        </w:numPr>
        <w:rPr>
          <w:rFonts w:ascii="Arial" w:eastAsia="Arial" w:hAnsi="Arial" w:cs="Arial"/>
          <w:color w:val="212121"/>
          <w:sz w:val="24"/>
          <w:szCs w:val="24"/>
        </w:rPr>
      </w:pPr>
      <w:r w:rsidRPr="14DF388B">
        <w:rPr>
          <w:rStyle w:val="FootnoteReference"/>
        </w:rPr>
        <w:footnoteRef/>
      </w:r>
      <w:r>
        <w:t xml:space="preserve"> </w:t>
      </w:r>
      <w:r w:rsidRPr="14DF388B">
        <w:rPr>
          <w:rFonts w:ascii="Arial" w:eastAsia="Arial" w:hAnsi="Arial" w:cs="Arial"/>
          <w:color w:val="000000" w:themeColor="text1"/>
          <w:sz w:val="24"/>
          <w:szCs w:val="24"/>
        </w:rPr>
        <w:t>Georgia O'Callaghan</w:t>
      </w:r>
      <w:r w:rsidRPr="14DF388B">
        <w:rPr>
          <w:rFonts w:ascii="Calibri" w:eastAsia="Calibri" w:hAnsi="Calibri" w:cs="Calibri"/>
          <w:color w:val="000000" w:themeColor="text1"/>
          <w:sz w:val="27"/>
          <w:szCs w:val="27"/>
        </w:rPr>
        <w:t>, “</w:t>
      </w:r>
      <w:r w:rsidRPr="14DF388B">
        <w:rPr>
          <w:rFonts w:ascii="Arial" w:eastAsia="Arial" w:hAnsi="Arial" w:cs="Arial"/>
          <w:color w:val="212121"/>
          <w:sz w:val="24"/>
          <w:szCs w:val="24"/>
        </w:rPr>
        <w:t>Solution Comparison for SaaS Analytics and Business Intelligence Platforms,” Gartner, July 25, 2022.</w:t>
      </w:r>
    </w:p>
    <w:p w14:paraId="041013F6" w14:textId="374871E9" w:rsidR="14DF388B" w:rsidRDefault="14DF388B" w:rsidP="14DF388B">
      <w:pPr>
        <w:pStyle w:val="FootnoteText"/>
      </w:pPr>
    </w:p>
  </w:footnote>
  <w:footnote w:id="16">
    <w:p w14:paraId="0A3429A4" w14:textId="57F497A6" w:rsidR="14DF388B" w:rsidRDefault="14DF388B" w:rsidP="14DF388B">
      <w:pPr>
        <w:pStyle w:val="FootnoteText"/>
        <w:numPr>
          <w:ilvl w:val="0"/>
          <w:numId w:val="39"/>
        </w:numPr>
        <w:rPr>
          <w:rFonts w:ascii="Arial" w:eastAsia="Arial" w:hAnsi="Arial" w:cs="Arial"/>
          <w:color w:val="212121"/>
          <w:sz w:val="24"/>
          <w:szCs w:val="24"/>
        </w:rPr>
      </w:pPr>
      <w:r w:rsidRPr="14DF388B">
        <w:rPr>
          <w:rStyle w:val="FootnoteReference"/>
        </w:rPr>
        <w:footnoteRef/>
      </w:r>
      <w:r>
        <w:t xml:space="preserve"> </w:t>
      </w:r>
      <w:r w:rsidRPr="14DF388B">
        <w:rPr>
          <w:rFonts w:ascii="Arial" w:eastAsia="Arial" w:hAnsi="Arial" w:cs="Arial"/>
          <w:color w:val="000000" w:themeColor="text1"/>
          <w:sz w:val="24"/>
          <w:szCs w:val="24"/>
        </w:rPr>
        <w:t>Georgia O'Callaghan</w:t>
      </w:r>
      <w:r w:rsidRPr="14DF388B">
        <w:rPr>
          <w:rFonts w:ascii="Calibri" w:eastAsia="Calibri" w:hAnsi="Calibri" w:cs="Calibri"/>
          <w:color w:val="000000" w:themeColor="text1"/>
          <w:sz w:val="27"/>
          <w:szCs w:val="27"/>
        </w:rPr>
        <w:t>, “</w:t>
      </w:r>
      <w:r w:rsidRPr="14DF388B">
        <w:rPr>
          <w:rFonts w:ascii="Arial" w:eastAsia="Arial" w:hAnsi="Arial" w:cs="Arial"/>
          <w:color w:val="212121"/>
          <w:sz w:val="24"/>
          <w:szCs w:val="24"/>
        </w:rPr>
        <w:t>Solution Comparison for SaaS Analytics and Business Intelligence Platforms,” Gartner, July 25, 2022.</w:t>
      </w:r>
    </w:p>
    <w:p w14:paraId="14077524" w14:textId="3565A6E9" w:rsidR="14DF388B" w:rsidRDefault="14DF388B" w:rsidP="14DF388B">
      <w:pPr>
        <w:pStyle w:val="FootnoteText"/>
      </w:pPr>
    </w:p>
  </w:footnote>
  <w:footnote w:id="17">
    <w:p w14:paraId="6C889BB2" w14:textId="5D424CB1" w:rsidR="14DF388B" w:rsidRDefault="14DF388B" w:rsidP="14DF388B">
      <w:pPr>
        <w:pStyle w:val="FootnoteText"/>
      </w:pPr>
      <w:r w:rsidRPr="14DF388B">
        <w:rPr>
          <w:rStyle w:val="FootnoteReference"/>
        </w:rPr>
        <w:footnoteRef/>
      </w:r>
      <w:r>
        <w:t xml:space="preserve"> </w:t>
      </w:r>
      <w:r w:rsidRPr="14DF388B">
        <w:rPr>
          <w:rFonts w:ascii="Arial" w:eastAsia="Arial" w:hAnsi="Arial" w:cs="Arial"/>
          <w:color w:val="212121"/>
          <w:sz w:val="24"/>
          <w:szCs w:val="24"/>
        </w:rPr>
        <w:t>Joe Antelmi</w:t>
      </w:r>
      <w:r w:rsidRPr="14DF388B">
        <w:rPr>
          <w:rFonts w:ascii="Arial" w:eastAsia="Arial" w:hAnsi="Arial" w:cs="Arial"/>
          <w:color w:val="000000" w:themeColor="text1"/>
          <w:sz w:val="24"/>
          <w:szCs w:val="24"/>
        </w:rPr>
        <w:t xml:space="preserve"> and Doreen Galli</w:t>
      </w:r>
      <w:r w:rsidRPr="14DF388B">
        <w:rPr>
          <w:rFonts w:ascii="Calibri" w:eastAsia="Calibri" w:hAnsi="Calibri" w:cs="Calibri"/>
          <w:color w:val="000000" w:themeColor="text1"/>
          <w:sz w:val="24"/>
          <w:szCs w:val="24"/>
        </w:rPr>
        <w:t>, “</w:t>
      </w:r>
      <w:r w:rsidRPr="14DF388B">
        <w:rPr>
          <w:rFonts w:ascii="Arial" w:eastAsia="Arial" w:hAnsi="Arial" w:cs="Arial"/>
          <w:color w:val="212121"/>
          <w:sz w:val="24"/>
          <w:szCs w:val="24"/>
        </w:rPr>
        <w:t>In-Depth Assessment of Microsoft Power BI,” Gartner, December 21, 2018.</w:t>
      </w:r>
    </w:p>
  </w:footnote>
  <w:footnote w:id="18">
    <w:p w14:paraId="425CEA4D" w14:textId="61419DC1" w:rsidR="14DF388B" w:rsidRDefault="14DF388B" w:rsidP="14DF388B">
      <w:pPr>
        <w:pStyle w:val="FootnoteText"/>
      </w:pPr>
      <w:r w:rsidRPr="14DF388B">
        <w:rPr>
          <w:rStyle w:val="FootnoteReference"/>
        </w:rPr>
        <w:footnoteRef/>
      </w:r>
      <w:r>
        <w:t xml:space="preserve"> </w:t>
      </w:r>
      <w:r w:rsidRPr="14DF388B">
        <w:rPr>
          <w:rFonts w:ascii="Arial" w:eastAsia="Arial" w:hAnsi="Arial" w:cs="Arial"/>
          <w:color w:val="212121"/>
          <w:sz w:val="24"/>
          <w:szCs w:val="24"/>
        </w:rPr>
        <w:t>Joe Antelmi</w:t>
      </w:r>
      <w:r w:rsidRPr="14DF388B">
        <w:rPr>
          <w:rFonts w:ascii="Arial" w:eastAsia="Arial" w:hAnsi="Arial" w:cs="Arial"/>
          <w:color w:val="000000" w:themeColor="text1"/>
          <w:sz w:val="24"/>
          <w:szCs w:val="24"/>
        </w:rPr>
        <w:t xml:space="preserve"> and Doreen Galli</w:t>
      </w:r>
      <w:r w:rsidRPr="14DF388B">
        <w:rPr>
          <w:rFonts w:ascii="Calibri" w:eastAsia="Calibri" w:hAnsi="Calibri" w:cs="Calibri"/>
          <w:color w:val="000000" w:themeColor="text1"/>
          <w:sz w:val="24"/>
          <w:szCs w:val="24"/>
        </w:rPr>
        <w:t>, “</w:t>
      </w:r>
      <w:r w:rsidRPr="14DF388B">
        <w:rPr>
          <w:rFonts w:ascii="Arial" w:eastAsia="Arial" w:hAnsi="Arial" w:cs="Arial"/>
          <w:color w:val="212121"/>
          <w:sz w:val="24"/>
          <w:szCs w:val="24"/>
        </w:rPr>
        <w:t>In-Depth Assessment of Microsoft Power BI,” Gartner, December 21, 2018.</w:t>
      </w:r>
    </w:p>
  </w:footnote>
  <w:footnote w:id="19">
    <w:p w14:paraId="3068B801" w14:textId="7DA1510B" w:rsidR="14DF388B" w:rsidRDefault="14DF388B" w:rsidP="14DF388B">
      <w:pPr>
        <w:pStyle w:val="FootnoteText"/>
      </w:pPr>
      <w:r w:rsidRPr="14DF388B">
        <w:rPr>
          <w:rStyle w:val="FootnoteReference"/>
        </w:rPr>
        <w:footnoteRef/>
      </w:r>
      <w:r>
        <w:t xml:space="preserve"> </w:t>
      </w:r>
      <w:r w:rsidRPr="14DF388B">
        <w:rPr>
          <w:rFonts w:ascii="Arial" w:eastAsia="Arial" w:hAnsi="Arial" w:cs="Arial"/>
          <w:color w:val="212121"/>
          <w:sz w:val="24"/>
          <w:szCs w:val="24"/>
        </w:rPr>
        <w:t>Joe Antelmi</w:t>
      </w:r>
      <w:r w:rsidRPr="14DF388B">
        <w:rPr>
          <w:rFonts w:ascii="Arial" w:eastAsia="Arial" w:hAnsi="Arial" w:cs="Arial"/>
          <w:color w:val="000000" w:themeColor="text1"/>
          <w:sz w:val="24"/>
          <w:szCs w:val="24"/>
        </w:rPr>
        <w:t xml:space="preserve"> and Doreen Galli</w:t>
      </w:r>
      <w:r w:rsidRPr="14DF388B">
        <w:rPr>
          <w:rFonts w:ascii="Calibri" w:eastAsia="Calibri" w:hAnsi="Calibri" w:cs="Calibri"/>
          <w:color w:val="000000" w:themeColor="text1"/>
          <w:sz w:val="24"/>
          <w:szCs w:val="24"/>
        </w:rPr>
        <w:t>, “</w:t>
      </w:r>
      <w:r w:rsidRPr="14DF388B">
        <w:rPr>
          <w:rFonts w:ascii="Arial" w:eastAsia="Arial" w:hAnsi="Arial" w:cs="Arial"/>
          <w:color w:val="212121"/>
          <w:sz w:val="24"/>
          <w:szCs w:val="24"/>
        </w:rPr>
        <w:t>In-Depth Assessment of Microsoft Power BI,” Gartner, December 21, 2018.</w:t>
      </w:r>
    </w:p>
  </w:footnote>
  <w:footnote w:id="20">
    <w:p w14:paraId="4F90CC95" w14:textId="73A97826" w:rsidR="14DF388B" w:rsidRDefault="14DF388B" w:rsidP="14DF388B">
      <w:pPr>
        <w:pStyle w:val="FootnoteText"/>
      </w:pPr>
      <w:r w:rsidRPr="14DF388B">
        <w:rPr>
          <w:rStyle w:val="FootnoteReference"/>
        </w:rPr>
        <w:footnoteRef/>
      </w:r>
      <w:r>
        <w:t xml:space="preserve"> </w:t>
      </w:r>
      <w:r w:rsidRPr="14DF388B">
        <w:rPr>
          <w:rFonts w:ascii="Arial" w:eastAsia="Arial" w:hAnsi="Arial" w:cs="Arial"/>
          <w:color w:val="212121"/>
          <w:sz w:val="24"/>
          <w:szCs w:val="24"/>
        </w:rPr>
        <w:t>Joe Antelmi</w:t>
      </w:r>
      <w:r w:rsidRPr="14DF388B">
        <w:rPr>
          <w:rFonts w:ascii="Arial" w:eastAsia="Arial" w:hAnsi="Arial" w:cs="Arial"/>
          <w:color w:val="000000" w:themeColor="text1"/>
          <w:sz w:val="24"/>
          <w:szCs w:val="24"/>
        </w:rPr>
        <w:t xml:space="preserve"> and Doreen Galli</w:t>
      </w:r>
      <w:r w:rsidRPr="14DF388B">
        <w:rPr>
          <w:rFonts w:ascii="Calibri" w:eastAsia="Calibri" w:hAnsi="Calibri" w:cs="Calibri"/>
          <w:color w:val="000000" w:themeColor="text1"/>
          <w:sz w:val="24"/>
          <w:szCs w:val="24"/>
        </w:rPr>
        <w:t>, “</w:t>
      </w:r>
      <w:r w:rsidRPr="14DF388B">
        <w:rPr>
          <w:rFonts w:ascii="Arial" w:eastAsia="Arial" w:hAnsi="Arial" w:cs="Arial"/>
          <w:color w:val="212121"/>
          <w:sz w:val="24"/>
          <w:szCs w:val="24"/>
        </w:rPr>
        <w:t>In-Depth Assessment of Microsoft Power BI,” Gartner, December 21, 2018.</w:t>
      </w:r>
    </w:p>
  </w:footnote>
  <w:footnote w:id="21">
    <w:p w14:paraId="327187D9" w14:textId="6B0934A3" w:rsidR="14DF388B" w:rsidRDefault="14DF388B" w:rsidP="14DF388B">
      <w:pPr>
        <w:pStyle w:val="FootnoteText"/>
        <w:numPr>
          <w:ilvl w:val="0"/>
          <w:numId w:val="38"/>
        </w:numPr>
        <w:rPr>
          <w:rFonts w:ascii="Arial" w:eastAsia="Arial" w:hAnsi="Arial" w:cs="Arial"/>
          <w:color w:val="212121"/>
          <w:sz w:val="24"/>
          <w:szCs w:val="24"/>
        </w:rPr>
      </w:pPr>
      <w:r w:rsidRPr="14DF388B">
        <w:rPr>
          <w:rStyle w:val="FootnoteReference"/>
        </w:rPr>
        <w:footnoteRef/>
      </w:r>
      <w:r>
        <w:t xml:space="preserve"> </w:t>
      </w:r>
      <w:r w:rsidRPr="14DF388B">
        <w:rPr>
          <w:rFonts w:ascii="Arial" w:eastAsia="Arial" w:hAnsi="Arial" w:cs="Arial"/>
          <w:color w:val="000000" w:themeColor="text1"/>
          <w:sz w:val="24"/>
          <w:szCs w:val="24"/>
        </w:rPr>
        <w:t>Georgia O'Callaghan</w:t>
      </w:r>
      <w:r w:rsidRPr="14DF388B">
        <w:rPr>
          <w:rFonts w:ascii="Calibri" w:eastAsia="Calibri" w:hAnsi="Calibri" w:cs="Calibri"/>
          <w:color w:val="000000" w:themeColor="text1"/>
          <w:sz w:val="27"/>
          <w:szCs w:val="27"/>
        </w:rPr>
        <w:t>, “</w:t>
      </w:r>
      <w:r w:rsidRPr="14DF388B">
        <w:rPr>
          <w:rFonts w:ascii="Arial" w:eastAsia="Arial" w:hAnsi="Arial" w:cs="Arial"/>
          <w:color w:val="212121"/>
          <w:sz w:val="24"/>
          <w:szCs w:val="24"/>
        </w:rPr>
        <w:t>Solution Comparison for SaaS Analytics and Business Intelligence Platforms,” Gartner, July 25, 2022.</w:t>
      </w:r>
    </w:p>
    <w:p w14:paraId="781E45AF" w14:textId="097772B8" w:rsidR="14DF388B" w:rsidRDefault="14DF388B" w:rsidP="14DF388B">
      <w:pPr>
        <w:pStyle w:val="FootnoteText"/>
      </w:pPr>
    </w:p>
  </w:footnote>
  <w:footnote w:id="22">
    <w:p w14:paraId="1CEF2A10" w14:textId="7E76CBEB" w:rsidR="14DF388B" w:rsidRDefault="14DF388B" w:rsidP="14DF388B">
      <w:pPr>
        <w:pStyle w:val="FootnoteText"/>
        <w:numPr>
          <w:ilvl w:val="0"/>
          <w:numId w:val="37"/>
        </w:numPr>
        <w:rPr>
          <w:rFonts w:ascii="Calibri" w:eastAsia="Calibri" w:hAnsi="Calibri" w:cs="Calibri"/>
          <w:color w:val="212121"/>
          <w:sz w:val="27"/>
          <w:szCs w:val="27"/>
        </w:rPr>
      </w:pPr>
      <w:r w:rsidRPr="14DF388B">
        <w:rPr>
          <w:rStyle w:val="FootnoteReference"/>
        </w:rPr>
        <w:footnoteRef/>
      </w:r>
      <w:r>
        <w:t xml:space="preserve"> </w:t>
      </w:r>
      <w:r w:rsidRPr="14DF388B">
        <w:rPr>
          <w:rFonts w:ascii="Calibri" w:eastAsia="Calibri" w:hAnsi="Calibri" w:cs="Calibri"/>
          <w:color w:val="212121"/>
          <w:sz w:val="27"/>
          <w:szCs w:val="27"/>
        </w:rPr>
        <w:t xml:space="preserve">“AWS vs Azure vs Google Cloud - Detailed Cloud Comparison,” Intellipaat Blog, June 25, 2019. </w:t>
      </w:r>
      <w:hyperlink r:id="rId9">
        <w:r w:rsidRPr="14DF388B">
          <w:rPr>
            <w:rStyle w:val="Hyperlink"/>
            <w:rFonts w:ascii="Calibri" w:eastAsia="Calibri" w:hAnsi="Calibri" w:cs="Calibri"/>
            <w:sz w:val="27"/>
            <w:szCs w:val="27"/>
          </w:rPr>
          <w:t>https://intellipaat.com/blog/aws-vs-azure-vs-google-cloud/?US</w:t>
        </w:r>
      </w:hyperlink>
      <w:r w:rsidRPr="14DF388B">
        <w:rPr>
          <w:rFonts w:ascii="Calibri" w:eastAsia="Calibri" w:hAnsi="Calibri" w:cs="Calibri"/>
          <w:color w:val="212121"/>
          <w:sz w:val="27"/>
          <w:szCs w:val="27"/>
        </w:rPr>
        <w:t>.</w:t>
      </w:r>
    </w:p>
    <w:p w14:paraId="1B6721B9" w14:textId="40FAF449" w:rsidR="14DF388B" w:rsidRDefault="14DF388B" w:rsidP="14DF388B">
      <w:pPr>
        <w:pStyle w:val="FootnoteText"/>
      </w:pPr>
    </w:p>
  </w:footnote>
  <w:footnote w:id="23">
    <w:p w14:paraId="2D99F008" w14:textId="319A4C09" w:rsidR="14DF388B" w:rsidRDefault="14DF388B" w:rsidP="14DF388B">
      <w:pPr>
        <w:pStyle w:val="FootnoteText"/>
        <w:numPr>
          <w:ilvl w:val="0"/>
          <w:numId w:val="36"/>
        </w:numPr>
        <w:rPr>
          <w:rFonts w:ascii="Calibri" w:eastAsia="Calibri" w:hAnsi="Calibri" w:cs="Calibri"/>
          <w:color w:val="212121"/>
          <w:sz w:val="27"/>
          <w:szCs w:val="27"/>
        </w:rPr>
      </w:pPr>
      <w:r w:rsidRPr="14DF388B">
        <w:rPr>
          <w:rStyle w:val="FootnoteReference"/>
        </w:rPr>
        <w:footnoteRef/>
      </w:r>
      <w:r>
        <w:t xml:space="preserve"> </w:t>
      </w:r>
      <w:r w:rsidRPr="14DF388B">
        <w:rPr>
          <w:rFonts w:ascii="Calibri" w:eastAsia="Calibri" w:hAnsi="Calibri" w:cs="Calibri"/>
          <w:color w:val="212121"/>
          <w:sz w:val="27"/>
          <w:szCs w:val="27"/>
        </w:rPr>
        <w:t xml:space="preserve">“Azure Support Plans Comparison | Microsoft Azure,” Azure.microsoft.com. </w:t>
      </w:r>
      <w:hyperlink r:id="rId10">
        <w:r w:rsidRPr="14DF388B">
          <w:rPr>
            <w:rStyle w:val="Hyperlink"/>
            <w:rFonts w:ascii="Calibri" w:eastAsia="Calibri" w:hAnsi="Calibri" w:cs="Calibri"/>
            <w:color w:val="1155CC"/>
            <w:sz w:val="27"/>
            <w:szCs w:val="27"/>
            <w:u w:val="none"/>
          </w:rPr>
          <w:t>https://azure.microsoft.com/en-us/support/plans</w:t>
        </w:r>
      </w:hyperlink>
      <w:r w:rsidRPr="14DF388B">
        <w:rPr>
          <w:rFonts w:ascii="Calibri" w:eastAsia="Calibri" w:hAnsi="Calibri" w:cs="Calibri"/>
          <w:color w:val="212121"/>
          <w:sz w:val="27"/>
          <w:szCs w:val="27"/>
        </w:rPr>
        <w:t>.</w:t>
      </w:r>
    </w:p>
    <w:p w14:paraId="7DDAE0F4" w14:textId="20DB5E8E" w:rsidR="14DF388B" w:rsidRDefault="14DF388B" w:rsidP="14DF388B">
      <w:pPr>
        <w:pStyle w:val="FootnoteText"/>
      </w:pPr>
    </w:p>
  </w:footnote>
  <w:footnote w:id="24">
    <w:p w14:paraId="6CB15248" w14:textId="7AB7F8D7" w:rsidR="14DF388B" w:rsidRDefault="14DF388B" w:rsidP="14DF388B">
      <w:pPr>
        <w:pStyle w:val="FootnoteText"/>
        <w:numPr>
          <w:ilvl w:val="0"/>
          <w:numId w:val="35"/>
        </w:numPr>
        <w:rPr>
          <w:rFonts w:ascii="Arial" w:eastAsia="Arial" w:hAnsi="Arial" w:cs="Arial"/>
          <w:color w:val="212121"/>
          <w:sz w:val="24"/>
          <w:szCs w:val="24"/>
        </w:rPr>
      </w:pPr>
      <w:r w:rsidRPr="14DF388B">
        <w:rPr>
          <w:rStyle w:val="FootnoteReference"/>
        </w:rPr>
        <w:footnoteRef/>
      </w:r>
      <w:r>
        <w:t xml:space="preserve"> </w:t>
      </w:r>
      <w:r w:rsidRPr="14DF388B">
        <w:rPr>
          <w:rFonts w:ascii="Arial" w:eastAsia="Arial" w:hAnsi="Arial" w:cs="Arial"/>
          <w:color w:val="212121"/>
          <w:sz w:val="24"/>
          <w:szCs w:val="24"/>
        </w:rPr>
        <w:t>Joe Antelmi</w:t>
      </w:r>
      <w:r w:rsidRPr="14DF388B">
        <w:rPr>
          <w:rFonts w:ascii="Arial" w:eastAsia="Arial" w:hAnsi="Arial" w:cs="Arial"/>
          <w:color w:val="000000" w:themeColor="text1"/>
          <w:sz w:val="24"/>
          <w:szCs w:val="24"/>
        </w:rPr>
        <w:t xml:space="preserve"> and Doreen Galli</w:t>
      </w:r>
      <w:r w:rsidRPr="14DF388B">
        <w:rPr>
          <w:rFonts w:ascii="Calibri" w:eastAsia="Calibri" w:hAnsi="Calibri" w:cs="Calibri"/>
          <w:color w:val="000000" w:themeColor="text1"/>
          <w:sz w:val="24"/>
          <w:szCs w:val="24"/>
        </w:rPr>
        <w:t>, “</w:t>
      </w:r>
      <w:r w:rsidRPr="14DF388B">
        <w:rPr>
          <w:rFonts w:ascii="Arial" w:eastAsia="Arial" w:hAnsi="Arial" w:cs="Arial"/>
          <w:color w:val="212121"/>
          <w:sz w:val="24"/>
          <w:szCs w:val="24"/>
        </w:rPr>
        <w:t>In-Depth Assessment of Microsoft Power BI,” Gartner, December 21, 2018.</w:t>
      </w:r>
    </w:p>
    <w:p w14:paraId="686AE070" w14:textId="403A1013" w:rsidR="14DF388B" w:rsidRDefault="14DF388B" w:rsidP="14DF388B">
      <w:pPr>
        <w:pStyle w:val="FootnoteText"/>
      </w:pPr>
    </w:p>
  </w:footnote>
  <w:footnote w:id="25">
    <w:p w14:paraId="4D87FC37" w14:textId="246DBF55" w:rsidR="14DF388B" w:rsidRDefault="14DF388B" w:rsidP="14DF388B">
      <w:pPr>
        <w:pStyle w:val="FootnoteText"/>
      </w:pPr>
      <w:r w:rsidRPr="14DF388B">
        <w:rPr>
          <w:rStyle w:val="FootnoteReference"/>
        </w:rPr>
        <w:footnoteRef/>
      </w:r>
      <w:r>
        <w:t xml:space="preserve"> </w:t>
      </w:r>
      <w:r w:rsidRPr="14DF388B">
        <w:rPr>
          <w:rFonts w:ascii="Arial" w:eastAsia="Arial" w:hAnsi="Arial" w:cs="Arial"/>
          <w:color w:val="000000" w:themeColor="text1"/>
          <w:sz w:val="24"/>
          <w:szCs w:val="24"/>
        </w:rPr>
        <w:t>Georgia O'Callaghan</w:t>
      </w:r>
      <w:r w:rsidRPr="14DF388B">
        <w:rPr>
          <w:rFonts w:ascii="Calibri" w:eastAsia="Calibri" w:hAnsi="Calibri" w:cs="Calibri"/>
          <w:color w:val="000000" w:themeColor="text1"/>
          <w:sz w:val="27"/>
          <w:szCs w:val="27"/>
        </w:rPr>
        <w:t>, “</w:t>
      </w:r>
      <w:r w:rsidRPr="14DF388B">
        <w:rPr>
          <w:rFonts w:ascii="Arial" w:eastAsia="Arial" w:hAnsi="Arial" w:cs="Arial"/>
          <w:color w:val="212121"/>
          <w:sz w:val="24"/>
          <w:szCs w:val="24"/>
        </w:rPr>
        <w:t>Solution Comparison for SaaS Analytics and Business Intelligence Platforms,” Gartner, July 25, 2022.</w:t>
      </w:r>
    </w:p>
  </w:footnote>
  <w:footnote w:id="26">
    <w:p w14:paraId="54018107" w14:textId="6248F864" w:rsidR="14DF388B" w:rsidRDefault="14DF388B" w:rsidP="14DF388B">
      <w:pPr>
        <w:pStyle w:val="FootnoteText"/>
      </w:pPr>
      <w:r w:rsidRPr="14DF388B">
        <w:rPr>
          <w:rStyle w:val="FootnoteReference"/>
        </w:rPr>
        <w:footnoteRef/>
      </w:r>
      <w:r>
        <w:t xml:space="preserve"> </w:t>
      </w:r>
      <w:r w:rsidRPr="14DF388B">
        <w:rPr>
          <w:rFonts w:ascii="Arial" w:eastAsia="Arial" w:hAnsi="Arial" w:cs="Arial"/>
          <w:color w:val="000000" w:themeColor="text1"/>
          <w:sz w:val="24"/>
          <w:szCs w:val="24"/>
        </w:rPr>
        <w:t>Georgia O'Callaghan</w:t>
      </w:r>
      <w:r w:rsidRPr="14DF388B">
        <w:rPr>
          <w:rFonts w:ascii="Calibri" w:eastAsia="Calibri" w:hAnsi="Calibri" w:cs="Calibri"/>
          <w:color w:val="000000" w:themeColor="text1"/>
          <w:sz w:val="27"/>
          <w:szCs w:val="27"/>
        </w:rPr>
        <w:t>, “</w:t>
      </w:r>
      <w:r w:rsidRPr="14DF388B">
        <w:rPr>
          <w:rFonts w:ascii="Arial" w:eastAsia="Arial" w:hAnsi="Arial" w:cs="Arial"/>
          <w:color w:val="212121"/>
          <w:sz w:val="24"/>
          <w:szCs w:val="24"/>
        </w:rPr>
        <w:t>Solution Comparison for SaaS Analytics and Business Intelligence Platforms,” Gartner, July 25, 2022.</w:t>
      </w:r>
    </w:p>
  </w:footnote>
  <w:footnote w:id="27">
    <w:p w14:paraId="792231B7" w14:textId="6DB63AE7" w:rsidR="14DF388B" w:rsidRDefault="14DF388B" w:rsidP="14DF388B">
      <w:pPr>
        <w:pStyle w:val="FootnoteText"/>
      </w:pPr>
      <w:r w:rsidRPr="14DF388B">
        <w:rPr>
          <w:rStyle w:val="FootnoteReference"/>
        </w:rPr>
        <w:footnoteRef/>
      </w:r>
      <w:r>
        <w:t xml:space="preserve"> </w:t>
      </w:r>
      <w:r w:rsidRPr="14DF388B">
        <w:rPr>
          <w:rFonts w:ascii="Calibri" w:eastAsia="Calibri" w:hAnsi="Calibri" w:cs="Calibri"/>
          <w:color w:val="212121"/>
          <w:sz w:val="27"/>
          <w:szCs w:val="27"/>
        </w:rPr>
        <w:t xml:space="preserve">“Azure Support Plans Comparison | Microsoft Azure,” Azure.microsoft.com. </w:t>
      </w:r>
      <w:hyperlink r:id="rId11">
        <w:r w:rsidRPr="14DF388B">
          <w:rPr>
            <w:rStyle w:val="Hyperlink"/>
            <w:rFonts w:ascii="Calibri" w:eastAsia="Calibri" w:hAnsi="Calibri" w:cs="Calibri"/>
            <w:color w:val="1155CC"/>
            <w:sz w:val="27"/>
            <w:szCs w:val="27"/>
            <w:u w:val="none"/>
          </w:rPr>
          <w:t>https://azure.microsoft.com/en-us/support/plans</w:t>
        </w:r>
      </w:hyperlink>
      <w:r w:rsidRPr="14DF388B">
        <w:rPr>
          <w:rFonts w:ascii="Calibri" w:eastAsia="Calibri" w:hAnsi="Calibri" w:cs="Calibri"/>
          <w:color w:val="212121"/>
          <w:sz w:val="27"/>
          <w:szCs w:val="27"/>
        </w:rPr>
        <w:t>.</w:t>
      </w:r>
    </w:p>
  </w:footnote>
  <w:footnote w:id="28">
    <w:p w14:paraId="7BBDA517" w14:textId="66CCBC6D" w:rsidR="14DF388B" w:rsidRDefault="14DF388B" w:rsidP="14DF388B">
      <w:pPr>
        <w:pStyle w:val="FootnoteText"/>
      </w:pPr>
      <w:r w:rsidRPr="14DF388B">
        <w:rPr>
          <w:rStyle w:val="FootnoteReference"/>
        </w:rPr>
        <w:footnoteRef/>
      </w:r>
      <w:r>
        <w:t xml:space="preserve"> </w:t>
      </w:r>
      <w:r w:rsidRPr="14DF388B">
        <w:rPr>
          <w:rFonts w:ascii="Arial" w:eastAsia="Arial" w:hAnsi="Arial" w:cs="Arial"/>
          <w:color w:val="000000" w:themeColor="text1"/>
          <w:sz w:val="24"/>
          <w:szCs w:val="24"/>
        </w:rPr>
        <w:t>Georgia O'Callaghan</w:t>
      </w:r>
      <w:r w:rsidRPr="14DF388B">
        <w:rPr>
          <w:rFonts w:ascii="Calibri" w:eastAsia="Calibri" w:hAnsi="Calibri" w:cs="Calibri"/>
          <w:color w:val="000000" w:themeColor="text1"/>
          <w:sz w:val="27"/>
          <w:szCs w:val="27"/>
        </w:rPr>
        <w:t>, “</w:t>
      </w:r>
      <w:r w:rsidRPr="14DF388B">
        <w:rPr>
          <w:rFonts w:ascii="Arial" w:eastAsia="Arial" w:hAnsi="Arial" w:cs="Arial"/>
          <w:color w:val="212121"/>
          <w:sz w:val="24"/>
          <w:szCs w:val="24"/>
        </w:rPr>
        <w:t>Solution Comparison for SaaS Analytics and Business Intelligence Platforms,” Gartner, July 25, 2022.</w:t>
      </w:r>
    </w:p>
  </w:footnote>
  <w:footnote w:id="29">
    <w:p w14:paraId="720BF065" w14:textId="26CBBF61" w:rsidR="14DF388B" w:rsidRDefault="14DF388B" w:rsidP="14DF388B">
      <w:pPr>
        <w:pStyle w:val="FootnoteText"/>
      </w:pPr>
      <w:r w:rsidRPr="14DF388B">
        <w:rPr>
          <w:rStyle w:val="FootnoteReference"/>
        </w:rPr>
        <w:footnoteRef/>
      </w:r>
      <w:r>
        <w:t xml:space="preserve"> </w:t>
      </w:r>
      <w:r w:rsidRPr="14DF388B">
        <w:rPr>
          <w:rFonts w:ascii="Calibri" w:eastAsia="Calibri" w:hAnsi="Calibri" w:cs="Calibri"/>
          <w:color w:val="212121"/>
          <w:sz w:val="27"/>
          <w:szCs w:val="27"/>
        </w:rPr>
        <w:t>Ellen Summey, “Army Leader Dashboard, Creating Insight-Driven Decisions,” US Army, August 4, 2023. https://www.army.mil/article/224036/army_leader_dashboard_creating_insight_driven_decisions.</w:t>
      </w:r>
    </w:p>
  </w:footnote>
  <w:footnote w:id="30">
    <w:p w14:paraId="2305AC71" w14:textId="263D8725" w:rsidR="14DF388B" w:rsidRDefault="14DF388B" w:rsidP="14DF388B">
      <w:pPr>
        <w:pStyle w:val="FootnoteText"/>
      </w:pPr>
      <w:r w:rsidRPr="14DF388B">
        <w:rPr>
          <w:rStyle w:val="FootnoteReference"/>
        </w:rPr>
        <w:footnoteRef/>
      </w:r>
      <w:r>
        <w:t xml:space="preserve"> </w:t>
      </w:r>
      <w:r w:rsidRPr="14DF388B">
        <w:rPr>
          <w:rFonts w:ascii="Calibri" w:eastAsia="Calibri" w:hAnsi="Calibri" w:cs="Calibri"/>
          <w:color w:val="212121"/>
          <w:sz w:val="27"/>
          <w:szCs w:val="27"/>
        </w:rPr>
        <w:t>“Army Training Information System,” PEO EIS. https://www.eis.army.mil/programs/atis.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0101945"/>
      <w:docPartObj>
        <w:docPartGallery w:val="Page Numbers (Top of Page)"/>
        <w:docPartUnique/>
      </w:docPartObj>
    </w:sdtPr>
    <w:sdtEndPr>
      <w:rPr>
        <w:rStyle w:val="PageNumber"/>
      </w:rPr>
    </w:sdtEndPr>
    <w:sdtContent>
      <w:p w14:paraId="14B720A5" w14:textId="5F1BA325" w:rsidR="00DB42F0" w:rsidRDefault="00DB42F0" w:rsidP="0001469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6BB4A9" w14:textId="77777777" w:rsidR="00DB42F0" w:rsidRDefault="00DB42F0" w:rsidP="00DB42F0">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42C54E55" w14:paraId="7FD6BD73" w14:textId="77777777" w:rsidTr="42C54E55">
      <w:trPr>
        <w:trHeight w:val="300"/>
      </w:trPr>
      <w:tc>
        <w:tcPr>
          <w:tcW w:w="2880" w:type="dxa"/>
        </w:tcPr>
        <w:p w14:paraId="30152C75" w14:textId="515B374E" w:rsidR="42C54E55" w:rsidRDefault="42C54E55" w:rsidP="42C54E55">
          <w:pPr>
            <w:pStyle w:val="Header"/>
            <w:ind w:left="-115"/>
          </w:pPr>
        </w:p>
      </w:tc>
      <w:tc>
        <w:tcPr>
          <w:tcW w:w="2880" w:type="dxa"/>
        </w:tcPr>
        <w:p w14:paraId="5A5C8CD3" w14:textId="2CC5F265" w:rsidR="42C54E55" w:rsidRDefault="42C54E55" w:rsidP="42C54E55">
          <w:pPr>
            <w:pStyle w:val="Header"/>
            <w:jc w:val="center"/>
          </w:pPr>
        </w:p>
      </w:tc>
      <w:tc>
        <w:tcPr>
          <w:tcW w:w="2880" w:type="dxa"/>
        </w:tcPr>
        <w:p w14:paraId="6BDDF15F" w14:textId="669E8447" w:rsidR="42C54E55" w:rsidRDefault="42C54E55" w:rsidP="42C54E55">
          <w:pPr>
            <w:pStyle w:val="Header"/>
            <w:ind w:right="-115"/>
            <w:jc w:val="right"/>
          </w:pPr>
        </w:p>
      </w:tc>
    </w:tr>
  </w:tbl>
  <w:p w14:paraId="669DBE7F" w14:textId="3209E759" w:rsidR="42C54E55" w:rsidRDefault="42C54E55" w:rsidP="42C54E5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220630"/>
      <w:docPartObj>
        <w:docPartGallery w:val="Page Numbers (Top of Page)"/>
        <w:docPartUnique/>
      </w:docPartObj>
    </w:sdtPr>
    <w:sdtEndPr>
      <w:rPr>
        <w:rStyle w:val="PageNumber"/>
      </w:rPr>
    </w:sdtEndPr>
    <w:sdtContent>
      <w:p w14:paraId="605742EE" w14:textId="47E113BF" w:rsidR="00DB42F0" w:rsidRDefault="00DB42F0" w:rsidP="0001469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tbl>
    <w:tblPr>
      <w:tblW w:w="0" w:type="auto"/>
      <w:tblLayout w:type="fixed"/>
      <w:tblLook w:val="06A0" w:firstRow="1" w:lastRow="0" w:firstColumn="1" w:lastColumn="0" w:noHBand="1" w:noVBand="1"/>
    </w:tblPr>
    <w:tblGrid>
      <w:gridCol w:w="2880"/>
      <w:gridCol w:w="2880"/>
      <w:gridCol w:w="2880"/>
    </w:tblGrid>
    <w:tr w:rsidR="42C54E55" w14:paraId="7EE36FCF" w14:textId="77777777" w:rsidTr="42C54E55">
      <w:trPr>
        <w:trHeight w:val="300"/>
      </w:trPr>
      <w:tc>
        <w:tcPr>
          <w:tcW w:w="2880" w:type="dxa"/>
        </w:tcPr>
        <w:p w14:paraId="6A9A4A03" w14:textId="039A0DF3" w:rsidR="42C54E55" w:rsidRDefault="42C54E55" w:rsidP="00DB42F0">
          <w:pPr>
            <w:pStyle w:val="Header"/>
            <w:ind w:left="-115" w:right="360"/>
          </w:pPr>
        </w:p>
      </w:tc>
      <w:tc>
        <w:tcPr>
          <w:tcW w:w="2880" w:type="dxa"/>
        </w:tcPr>
        <w:p w14:paraId="5D52F5CA" w14:textId="53C278DD" w:rsidR="42C54E55" w:rsidRDefault="42C54E55" w:rsidP="42C54E55">
          <w:pPr>
            <w:pStyle w:val="Header"/>
            <w:jc w:val="center"/>
          </w:pPr>
        </w:p>
      </w:tc>
      <w:tc>
        <w:tcPr>
          <w:tcW w:w="2880" w:type="dxa"/>
        </w:tcPr>
        <w:p w14:paraId="6C1C0D00" w14:textId="0BFAD2E8" w:rsidR="42C54E55" w:rsidRDefault="42C54E55" w:rsidP="42C54E55">
          <w:pPr>
            <w:pStyle w:val="Header"/>
            <w:ind w:right="-115"/>
            <w:jc w:val="right"/>
          </w:pPr>
        </w:p>
      </w:tc>
    </w:tr>
  </w:tbl>
  <w:p w14:paraId="6152281D" w14:textId="7F6D8C4B" w:rsidR="42C54E55" w:rsidRDefault="42C54E55" w:rsidP="42C54E5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42C54E55" w14:paraId="6AB39658" w14:textId="77777777" w:rsidTr="42C54E55">
      <w:trPr>
        <w:trHeight w:val="300"/>
      </w:trPr>
      <w:tc>
        <w:tcPr>
          <w:tcW w:w="2880" w:type="dxa"/>
        </w:tcPr>
        <w:p w14:paraId="2A9A0E0A" w14:textId="6B35A05E" w:rsidR="42C54E55" w:rsidRDefault="42C54E55" w:rsidP="42C54E55">
          <w:pPr>
            <w:pStyle w:val="Header"/>
            <w:ind w:left="-115"/>
          </w:pPr>
        </w:p>
      </w:tc>
      <w:tc>
        <w:tcPr>
          <w:tcW w:w="2880" w:type="dxa"/>
        </w:tcPr>
        <w:p w14:paraId="260C7476" w14:textId="5B19A448" w:rsidR="42C54E55" w:rsidRDefault="42C54E55" w:rsidP="42C54E55">
          <w:pPr>
            <w:pStyle w:val="Header"/>
            <w:jc w:val="center"/>
          </w:pPr>
        </w:p>
      </w:tc>
      <w:tc>
        <w:tcPr>
          <w:tcW w:w="2880" w:type="dxa"/>
        </w:tcPr>
        <w:p w14:paraId="42AB8C04" w14:textId="5B2B320B" w:rsidR="42C54E55" w:rsidRDefault="42C54E55" w:rsidP="42C54E55">
          <w:pPr>
            <w:pStyle w:val="Header"/>
            <w:ind w:right="-115"/>
            <w:jc w:val="right"/>
          </w:pPr>
        </w:p>
      </w:tc>
    </w:tr>
  </w:tbl>
  <w:p w14:paraId="419FB92C" w14:textId="3AC93F6E" w:rsidR="42C54E55" w:rsidRDefault="42C54E55" w:rsidP="42C54E5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42C54E55" w14:paraId="3B17E7A1" w14:textId="77777777" w:rsidTr="42C54E55">
      <w:trPr>
        <w:trHeight w:val="300"/>
      </w:trPr>
      <w:tc>
        <w:tcPr>
          <w:tcW w:w="2880" w:type="dxa"/>
        </w:tcPr>
        <w:p w14:paraId="0EA3B8E0" w14:textId="33CBD4FB" w:rsidR="42C54E55" w:rsidRDefault="42C54E55" w:rsidP="42C54E55">
          <w:pPr>
            <w:pStyle w:val="Header"/>
            <w:ind w:left="-115"/>
          </w:pPr>
        </w:p>
      </w:tc>
      <w:tc>
        <w:tcPr>
          <w:tcW w:w="2880" w:type="dxa"/>
        </w:tcPr>
        <w:p w14:paraId="0985B49D" w14:textId="6D3D29EB" w:rsidR="42C54E55" w:rsidRDefault="42C54E55" w:rsidP="42C54E55">
          <w:pPr>
            <w:pStyle w:val="Header"/>
            <w:jc w:val="center"/>
          </w:pPr>
        </w:p>
      </w:tc>
      <w:tc>
        <w:tcPr>
          <w:tcW w:w="2880" w:type="dxa"/>
        </w:tcPr>
        <w:p w14:paraId="72428B3D" w14:textId="78305590" w:rsidR="42C54E55" w:rsidRDefault="42C54E55" w:rsidP="42C54E55">
          <w:pPr>
            <w:pStyle w:val="Header"/>
            <w:ind w:right="-115"/>
            <w:jc w:val="right"/>
          </w:pPr>
        </w:p>
      </w:tc>
    </w:tr>
  </w:tbl>
  <w:p w14:paraId="3AC09D20" w14:textId="05BCCA22" w:rsidR="42C54E55" w:rsidRDefault="42C54E55" w:rsidP="42C54E5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320"/>
      <w:gridCol w:w="4320"/>
      <w:gridCol w:w="4320"/>
    </w:tblGrid>
    <w:tr w:rsidR="42C54E55" w14:paraId="4D8C4142" w14:textId="77777777" w:rsidTr="42C54E55">
      <w:trPr>
        <w:trHeight w:val="300"/>
      </w:trPr>
      <w:tc>
        <w:tcPr>
          <w:tcW w:w="4320" w:type="dxa"/>
        </w:tcPr>
        <w:p w14:paraId="0BBCB4D5" w14:textId="55184353" w:rsidR="42C54E55" w:rsidRDefault="42C54E55" w:rsidP="42C54E55">
          <w:pPr>
            <w:pStyle w:val="Header"/>
            <w:ind w:left="-115"/>
          </w:pPr>
        </w:p>
      </w:tc>
      <w:tc>
        <w:tcPr>
          <w:tcW w:w="4320" w:type="dxa"/>
        </w:tcPr>
        <w:p w14:paraId="3B6E34A1" w14:textId="6086EBA4" w:rsidR="42C54E55" w:rsidRDefault="42C54E55" w:rsidP="42C54E55">
          <w:pPr>
            <w:pStyle w:val="Header"/>
            <w:jc w:val="center"/>
          </w:pPr>
        </w:p>
      </w:tc>
      <w:tc>
        <w:tcPr>
          <w:tcW w:w="4320" w:type="dxa"/>
        </w:tcPr>
        <w:p w14:paraId="25C218E7" w14:textId="225C615A" w:rsidR="42C54E55" w:rsidRDefault="42C54E55" w:rsidP="42C54E55">
          <w:pPr>
            <w:pStyle w:val="Header"/>
            <w:ind w:right="-115"/>
            <w:jc w:val="right"/>
          </w:pPr>
        </w:p>
      </w:tc>
    </w:tr>
  </w:tbl>
  <w:p w14:paraId="41C948AE" w14:textId="2DE7810E" w:rsidR="42C54E55" w:rsidRDefault="42C54E55" w:rsidP="42C54E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2C54E55" w14:paraId="23369FBB" w14:textId="77777777" w:rsidTr="42C54E55">
      <w:trPr>
        <w:trHeight w:val="300"/>
      </w:trPr>
      <w:tc>
        <w:tcPr>
          <w:tcW w:w="3120" w:type="dxa"/>
        </w:tcPr>
        <w:p w14:paraId="141D8303" w14:textId="123A2189" w:rsidR="42C54E55" w:rsidRDefault="42C54E55" w:rsidP="42C54E55">
          <w:pPr>
            <w:pStyle w:val="Header"/>
            <w:ind w:left="-115"/>
          </w:pPr>
        </w:p>
      </w:tc>
      <w:tc>
        <w:tcPr>
          <w:tcW w:w="3120" w:type="dxa"/>
        </w:tcPr>
        <w:p w14:paraId="6E10B194" w14:textId="57DAF8AF" w:rsidR="42C54E55" w:rsidRDefault="42C54E55" w:rsidP="42C54E55">
          <w:pPr>
            <w:pStyle w:val="Header"/>
            <w:jc w:val="center"/>
          </w:pPr>
        </w:p>
      </w:tc>
      <w:tc>
        <w:tcPr>
          <w:tcW w:w="3120" w:type="dxa"/>
        </w:tcPr>
        <w:p w14:paraId="55CCF90F" w14:textId="2D21D87D" w:rsidR="42C54E55" w:rsidRDefault="42C54E55" w:rsidP="42C54E55">
          <w:pPr>
            <w:pStyle w:val="Header"/>
            <w:ind w:right="-115"/>
            <w:jc w:val="right"/>
          </w:pPr>
        </w:p>
      </w:tc>
    </w:tr>
  </w:tbl>
  <w:p w14:paraId="6DC37FB8" w14:textId="374AF902" w:rsidR="42C54E55" w:rsidRDefault="42C54E55" w:rsidP="42C54E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0744026"/>
      <w:docPartObj>
        <w:docPartGallery w:val="Page Numbers (Top of Page)"/>
        <w:docPartUnique/>
      </w:docPartObj>
    </w:sdtPr>
    <w:sdtEndPr>
      <w:rPr>
        <w:rStyle w:val="PageNumber"/>
      </w:rPr>
    </w:sdtEndPr>
    <w:sdtContent>
      <w:p w14:paraId="236365D8" w14:textId="4F6A0944" w:rsidR="00DB42F0" w:rsidRDefault="00DB42F0" w:rsidP="0001469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24C5C264" w14:textId="77777777" w:rsidR="00DB42F0" w:rsidRDefault="00DB42F0" w:rsidP="00DB42F0">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42C54E55" w14:paraId="3F3E199D" w14:textId="77777777" w:rsidTr="42C54E55">
      <w:trPr>
        <w:trHeight w:val="300"/>
      </w:trPr>
      <w:tc>
        <w:tcPr>
          <w:tcW w:w="2880" w:type="dxa"/>
        </w:tcPr>
        <w:p w14:paraId="45014762" w14:textId="50CAB0A5" w:rsidR="42C54E55" w:rsidRDefault="42C54E55" w:rsidP="42C54E55">
          <w:pPr>
            <w:pStyle w:val="Header"/>
            <w:ind w:left="-115"/>
          </w:pPr>
        </w:p>
      </w:tc>
      <w:tc>
        <w:tcPr>
          <w:tcW w:w="2880" w:type="dxa"/>
        </w:tcPr>
        <w:p w14:paraId="2388D1CE" w14:textId="28FA880A" w:rsidR="42C54E55" w:rsidRDefault="42C54E55" w:rsidP="42C54E55">
          <w:pPr>
            <w:pStyle w:val="Header"/>
            <w:jc w:val="center"/>
          </w:pPr>
        </w:p>
      </w:tc>
      <w:tc>
        <w:tcPr>
          <w:tcW w:w="2880" w:type="dxa"/>
        </w:tcPr>
        <w:p w14:paraId="6DCA8752" w14:textId="1A38FF07" w:rsidR="42C54E55" w:rsidRDefault="42C54E55" w:rsidP="42C54E55">
          <w:pPr>
            <w:pStyle w:val="Header"/>
            <w:ind w:right="-115"/>
            <w:jc w:val="right"/>
          </w:pPr>
        </w:p>
      </w:tc>
    </w:tr>
  </w:tbl>
  <w:p w14:paraId="495E4845" w14:textId="34CBBD39" w:rsidR="42C54E55" w:rsidRDefault="42C54E55" w:rsidP="42C54E5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42C54E55" w14:paraId="53D391D0" w14:textId="77777777" w:rsidTr="42C54E55">
      <w:trPr>
        <w:trHeight w:val="300"/>
      </w:trPr>
      <w:tc>
        <w:tcPr>
          <w:tcW w:w="2880" w:type="dxa"/>
        </w:tcPr>
        <w:p w14:paraId="25F857F2" w14:textId="1A5E5520" w:rsidR="42C54E55" w:rsidRDefault="42C54E55" w:rsidP="42C54E55">
          <w:pPr>
            <w:pStyle w:val="Header"/>
            <w:ind w:left="-115"/>
          </w:pPr>
        </w:p>
      </w:tc>
      <w:tc>
        <w:tcPr>
          <w:tcW w:w="2880" w:type="dxa"/>
        </w:tcPr>
        <w:p w14:paraId="6C7BE279" w14:textId="1A97C4A1" w:rsidR="42C54E55" w:rsidRDefault="42C54E55" w:rsidP="42C54E55">
          <w:pPr>
            <w:pStyle w:val="Header"/>
            <w:jc w:val="center"/>
          </w:pPr>
        </w:p>
      </w:tc>
      <w:tc>
        <w:tcPr>
          <w:tcW w:w="2880" w:type="dxa"/>
        </w:tcPr>
        <w:p w14:paraId="1C36D716" w14:textId="52D85976" w:rsidR="42C54E55" w:rsidRDefault="42C54E55" w:rsidP="42C54E55">
          <w:pPr>
            <w:pStyle w:val="Header"/>
            <w:ind w:right="-115"/>
            <w:jc w:val="right"/>
          </w:pPr>
        </w:p>
      </w:tc>
    </w:tr>
  </w:tbl>
  <w:p w14:paraId="538AF4D1" w14:textId="14CD7B81" w:rsidR="42C54E55" w:rsidRDefault="42C54E55" w:rsidP="42C54E5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42C54E55" w14:paraId="4424E4A1" w14:textId="77777777" w:rsidTr="42C54E55">
      <w:trPr>
        <w:trHeight w:val="300"/>
      </w:trPr>
      <w:tc>
        <w:tcPr>
          <w:tcW w:w="2880" w:type="dxa"/>
        </w:tcPr>
        <w:p w14:paraId="148C8BE5" w14:textId="20B2AF93" w:rsidR="42C54E55" w:rsidRDefault="42C54E55" w:rsidP="42C54E55">
          <w:pPr>
            <w:pStyle w:val="Header"/>
            <w:ind w:left="-115"/>
          </w:pPr>
        </w:p>
      </w:tc>
      <w:tc>
        <w:tcPr>
          <w:tcW w:w="2880" w:type="dxa"/>
        </w:tcPr>
        <w:p w14:paraId="4EA86969" w14:textId="1EF03F82" w:rsidR="42C54E55" w:rsidRDefault="42C54E55" w:rsidP="42C54E55">
          <w:pPr>
            <w:pStyle w:val="Header"/>
            <w:jc w:val="center"/>
          </w:pPr>
        </w:p>
      </w:tc>
      <w:tc>
        <w:tcPr>
          <w:tcW w:w="2880" w:type="dxa"/>
        </w:tcPr>
        <w:p w14:paraId="1A519C13" w14:textId="10C47E12" w:rsidR="42C54E55" w:rsidRDefault="42C54E55" w:rsidP="42C54E55">
          <w:pPr>
            <w:pStyle w:val="Header"/>
            <w:ind w:right="-115"/>
            <w:jc w:val="right"/>
          </w:pPr>
        </w:p>
      </w:tc>
    </w:tr>
  </w:tbl>
  <w:p w14:paraId="46C5A842" w14:textId="0032361C" w:rsidR="42C54E55" w:rsidRDefault="42C54E55" w:rsidP="42C54E5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42C54E55" w14:paraId="723ABADA" w14:textId="77777777" w:rsidTr="42C54E55">
      <w:trPr>
        <w:trHeight w:val="300"/>
      </w:trPr>
      <w:tc>
        <w:tcPr>
          <w:tcW w:w="2880" w:type="dxa"/>
        </w:tcPr>
        <w:p w14:paraId="01F1364E" w14:textId="398B3648" w:rsidR="42C54E55" w:rsidRDefault="42C54E55" w:rsidP="42C54E55">
          <w:pPr>
            <w:pStyle w:val="Header"/>
            <w:ind w:left="-115"/>
          </w:pPr>
        </w:p>
      </w:tc>
      <w:tc>
        <w:tcPr>
          <w:tcW w:w="2880" w:type="dxa"/>
        </w:tcPr>
        <w:p w14:paraId="725E28FA" w14:textId="780AA468" w:rsidR="42C54E55" w:rsidRDefault="42C54E55" w:rsidP="42C54E55">
          <w:pPr>
            <w:pStyle w:val="Header"/>
            <w:jc w:val="center"/>
          </w:pPr>
        </w:p>
      </w:tc>
      <w:tc>
        <w:tcPr>
          <w:tcW w:w="2880" w:type="dxa"/>
        </w:tcPr>
        <w:p w14:paraId="39485E1F" w14:textId="284353B7" w:rsidR="42C54E55" w:rsidRDefault="42C54E55" w:rsidP="42C54E55">
          <w:pPr>
            <w:pStyle w:val="Header"/>
            <w:ind w:right="-115"/>
            <w:jc w:val="right"/>
          </w:pPr>
        </w:p>
      </w:tc>
    </w:tr>
  </w:tbl>
  <w:p w14:paraId="79CD6BBA" w14:textId="397C99D0" w:rsidR="42C54E55" w:rsidRDefault="42C54E55" w:rsidP="42C54E5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2C54E55" w14:paraId="5E687F8E" w14:textId="77777777" w:rsidTr="42C54E55">
      <w:trPr>
        <w:trHeight w:val="300"/>
      </w:trPr>
      <w:tc>
        <w:tcPr>
          <w:tcW w:w="3120" w:type="dxa"/>
        </w:tcPr>
        <w:p w14:paraId="32E34F52" w14:textId="5A9070C2" w:rsidR="42C54E55" w:rsidRDefault="42C54E55" w:rsidP="42C54E55">
          <w:pPr>
            <w:pStyle w:val="Header"/>
            <w:ind w:left="-115"/>
          </w:pPr>
        </w:p>
      </w:tc>
      <w:tc>
        <w:tcPr>
          <w:tcW w:w="3120" w:type="dxa"/>
        </w:tcPr>
        <w:p w14:paraId="32CEA2F0" w14:textId="2A1F838E" w:rsidR="42C54E55" w:rsidRDefault="42C54E55" w:rsidP="42C54E55">
          <w:pPr>
            <w:pStyle w:val="Header"/>
            <w:jc w:val="center"/>
          </w:pPr>
        </w:p>
      </w:tc>
      <w:tc>
        <w:tcPr>
          <w:tcW w:w="3120" w:type="dxa"/>
        </w:tcPr>
        <w:p w14:paraId="031FB382" w14:textId="7FB72BF5" w:rsidR="42C54E55" w:rsidRDefault="42C54E55" w:rsidP="42C54E55">
          <w:pPr>
            <w:pStyle w:val="Header"/>
            <w:ind w:right="-115"/>
            <w:jc w:val="right"/>
          </w:pPr>
        </w:p>
      </w:tc>
    </w:tr>
  </w:tbl>
  <w:p w14:paraId="40A375A9" w14:textId="4638D996" w:rsidR="42C54E55" w:rsidRDefault="42C54E55" w:rsidP="42C54E5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2C54E55" w14:paraId="3230F7B8" w14:textId="77777777" w:rsidTr="42C54E55">
      <w:trPr>
        <w:trHeight w:val="300"/>
      </w:trPr>
      <w:tc>
        <w:tcPr>
          <w:tcW w:w="3120" w:type="dxa"/>
        </w:tcPr>
        <w:p w14:paraId="27D3143D" w14:textId="59C112C5" w:rsidR="42C54E55" w:rsidRDefault="42C54E55" w:rsidP="42C54E55">
          <w:pPr>
            <w:pStyle w:val="Header"/>
            <w:ind w:left="-115"/>
          </w:pPr>
        </w:p>
      </w:tc>
      <w:tc>
        <w:tcPr>
          <w:tcW w:w="3120" w:type="dxa"/>
        </w:tcPr>
        <w:p w14:paraId="73ACC191" w14:textId="7309E43A" w:rsidR="42C54E55" w:rsidRDefault="42C54E55" w:rsidP="42C54E55">
          <w:pPr>
            <w:pStyle w:val="Header"/>
            <w:jc w:val="center"/>
          </w:pPr>
        </w:p>
      </w:tc>
      <w:tc>
        <w:tcPr>
          <w:tcW w:w="3120" w:type="dxa"/>
        </w:tcPr>
        <w:p w14:paraId="0089F67A" w14:textId="42A5A454" w:rsidR="42C54E55" w:rsidRDefault="42C54E55" w:rsidP="42C54E55">
          <w:pPr>
            <w:pStyle w:val="Header"/>
            <w:ind w:right="-115"/>
            <w:jc w:val="right"/>
          </w:pPr>
        </w:p>
      </w:tc>
    </w:tr>
  </w:tbl>
  <w:p w14:paraId="72A383D8" w14:textId="70AF276D" w:rsidR="42C54E55" w:rsidRDefault="42C54E55" w:rsidP="42C54E55">
    <w:pPr>
      <w:pStyle w:val="Header"/>
    </w:pPr>
  </w:p>
</w:hdr>
</file>

<file path=word/intelligence2.xml><?xml version="1.0" encoding="utf-8"?>
<int2:intelligence xmlns:int2="http://schemas.microsoft.com/office/intelligence/2020/intelligence" xmlns:oel="http://schemas.microsoft.com/office/2019/extlst">
  <int2:observations>
    <int2:textHash int2:hashCode="qHtiMLlermdS9z" int2:id="23scvotI">
      <int2:state int2:value="Rejected" int2:type="AugLoop_Text_Critique"/>
    </int2:textHash>
    <int2:textHash int2:hashCode="mgsCvcvgt7ZWe7" int2:id="35o6G3T7">
      <int2:state int2:value="Rejected" int2:type="AugLoop_Text_Critique"/>
    </int2:textHash>
    <int2:textHash int2:hashCode="vl9aYAr6pQo1Nz" int2:id="9x7sFgjf">
      <int2:state int2:value="Rejected" int2:type="AugLoop_Text_Critique"/>
    </int2:textHash>
    <int2:textHash int2:hashCode="V36FW0EWgP6z/N" int2:id="FgoF7CfL">
      <int2:state int2:value="Rejected" int2:type="AugLoop_Text_Critique"/>
    </int2:textHash>
    <int2:textHash int2:hashCode="KxP3jXTc8l326A" int2:id="KP6wJszi">
      <int2:state int2:value="Rejected" int2:type="AugLoop_Text_Critique"/>
    </int2:textHash>
    <int2:textHash int2:hashCode="laDQ9/Ot+LZn5n" int2:id="WSeTQOR7">
      <int2:state int2:value="Rejected" int2:type="AugLoop_Text_Critique"/>
    </int2:textHash>
    <int2:textHash int2:hashCode="Om8wYSdyHx03fV" int2:id="Y4Y8NXKX">
      <int2:state int2:value="Rejected" int2:type="AugLoop_Text_Critique"/>
    </int2:textHash>
    <int2:textHash int2:hashCode="63M7T6yE74174F" int2:id="ePlHWNnI">
      <int2:state int2:value="Rejected" int2:type="AugLoop_Text_Critique"/>
    </int2:textHash>
    <int2:textHash int2:hashCode="ufiocuQqRVcoZd" int2:id="easAyQCK">
      <int2:state int2:value="Rejected" int2:type="AugLoop_Text_Critique"/>
    </int2:textHash>
    <int2:textHash int2:hashCode="LDDkFF4azeCNnW" int2:id="gabZOVqq">
      <int2:state int2:value="Rejected" int2:type="AugLoop_Text_Critique"/>
    </int2:textHash>
    <int2:textHash int2:hashCode="7ua5V5SA9n9RF4" int2:id="n6jFOkeR">
      <int2:state int2:value="Rejected" int2:type="AugLoop_Text_Critique"/>
    </int2:textHash>
    <int2:textHash int2:hashCode="XNwufx6/NMUpw1" int2:id="vW49x0wN">
      <int2:state int2:value="Rejected" int2:type="AugLoop_Text_Critique"/>
    </int2:textHash>
    <int2:bookmark int2:bookmarkName="_Int_iz6k5vvE" int2:invalidationBookmarkName="" int2:hashCode="b4Wyv8uw+i91Bl" int2:id="N11cdwrs">
      <int2:state int2:value="Rejected" int2:type="AugLoop_Text_Critique"/>
    </int2:bookmark>
    <int2:bookmark int2:bookmarkName="_Int_fWNhFxva" int2:invalidationBookmarkName="" int2:hashCode="JJidjuQcFXWSRj" int2:id="N3H77CCN">
      <int2:state int2:value="Rejected" int2:type="AugLoop_Text_Critique"/>
    </int2:bookmark>
    <int2:bookmark int2:bookmarkName="_Int_QYDG39ny" int2:invalidationBookmarkName="" int2:hashCode="lzbzVfZ3U89oxX" int2:id="h9EY0Mpt">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9068"/>
    <w:multiLevelType w:val="hybridMultilevel"/>
    <w:tmpl w:val="91447C0C"/>
    <w:lvl w:ilvl="0" w:tplc="61BAB530">
      <w:start w:val="1"/>
      <w:numFmt w:val="decimal"/>
      <w:lvlText w:val="%1."/>
      <w:lvlJc w:val="left"/>
      <w:pPr>
        <w:ind w:left="720" w:hanging="360"/>
      </w:pPr>
    </w:lvl>
    <w:lvl w:ilvl="1" w:tplc="6ACA2954">
      <w:start w:val="1"/>
      <w:numFmt w:val="lowerLetter"/>
      <w:lvlText w:val="%2."/>
      <w:lvlJc w:val="left"/>
      <w:pPr>
        <w:ind w:left="1440" w:hanging="360"/>
      </w:pPr>
    </w:lvl>
    <w:lvl w:ilvl="2" w:tplc="0308A608">
      <w:start w:val="1"/>
      <w:numFmt w:val="lowerRoman"/>
      <w:lvlText w:val="%3."/>
      <w:lvlJc w:val="right"/>
      <w:pPr>
        <w:ind w:left="2160" w:hanging="180"/>
      </w:pPr>
    </w:lvl>
    <w:lvl w:ilvl="3" w:tplc="F33E417E">
      <w:start w:val="1"/>
      <w:numFmt w:val="decimal"/>
      <w:lvlText w:val="%4."/>
      <w:lvlJc w:val="left"/>
      <w:pPr>
        <w:ind w:left="2880" w:hanging="360"/>
      </w:pPr>
    </w:lvl>
    <w:lvl w:ilvl="4" w:tplc="F766BBD4">
      <w:start w:val="1"/>
      <w:numFmt w:val="lowerLetter"/>
      <w:lvlText w:val="%5."/>
      <w:lvlJc w:val="left"/>
      <w:pPr>
        <w:ind w:left="3600" w:hanging="360"/>
      </w:pPr>
    </w:lvl>
    <w:lvl w:ilvl="5" w:tplc="515A3A54">
      <w:start w:val="1"/>
      <w:numFmt w:val="lowerRoman"/>
      <w:lvlText w:val="%6."/>
      <w:lvlJc w:val="right"/>
      <w:pPr>
        <w:ind w:left="4320" w:hanging="180"/>
      </w:pPr>
    </w:lvl>
    <w:lvl w:ilvl="6" w:tplc="1562AF08">
      <w:start w:val="1"/>
      <w:numFmt w:val="decimal"/>
      <w:lvlText w:val="%7."/>
      <w:lvlJc w:val="left"/>
      <w:pPr>
        <w:ind w:left="5040" w:hanging="360"/>
      </w:pPr>
    </w:lvl>
    <w:lvl w:ilvl="7" w:tplc="5A3E94D4">
      <w:start w:val="1"/>
      <w:numFmt w:val="lowerLetter"/>
      <w:lvlText w:val="%8."/>
      <w:lvlJc w:val="left"/>
      <w:pPr>
        <w:ind w:left="5760" w:hanging="360"/>
      </w:pPr>
    </w:lvl>
    <w:lvl w:ilvl="8" w:tplc="07DCD320">
      <w:start w:val="1"/>
      <w:numFmt w:val="lowerRoman"/>
      <w:lvlText w:val="%9."/>
      <w:lvlJc w:val="right"/>
      <w:pPr>
        <w:ind w:left="6480" w:hanging="180"/>
      </w:pPr>
    </w:lvl>
  </w:abstractNum>
  <w:abstractNum w:abstractNumId="1" w15:restartNumberingAfterBreak="0">
    <w:nsid w:val="0A8D6569"/>
    <w:multiLevelType w:val="hybridMultilevel"/>
    <w:tmpl w:val="5AF2632E"/>
    <w:lvl w:ilvl="0" w:tplc="317CD366">
      <w:start w:val="1"/>
      <w:numFmt w:val="bullet"/>
      <w:lvlText w:val=""/>
      <w:lvlJc w:val="left"/>
      <w:pPr>
        <w:ind w:left="720" w:hanging="360"/>
      </w:pPr>
      <w:rPr>
        <w:rFonts w:ascii="Symbol" w:hAnsi="Symbol" w:hint="default"/>
      </w:rPr>
    </w:lvl>
    <w:lvl w:ilvl="1" w:tplc="8D546316">
      <w:start w:val="1"/>
      <w:numFmt w:val="bullet"/>
      <w:lvlText w:val="o"/>
      <w:lvlJc w:val="left"/>
      <w:pPr>
        <w:ind w:left="1440" w:hanging="360"/>
      </w:pPr>
      <w:rPr>
        <w:rFonts w:ascii="Courier New" w:hAnsi="Courier New" w:hint="default"/>
      </w:rPr>
    </w:lvl>
    <w:lvl w:ilvl="2" w:tplc="C70834A0">
      <w:start w:val="1"/>
      <w:numFmt w:val="bullet"/>
      <w:lvlText w:val=""/>
      <w:lvlJc w:val="left"/>
      <w:pPr>
        <w:ind w:left="2160" w:hanging="360"/>
      </w:pPr>
      <w:rPr>
        <w:rFonts w:ascii="Wingdings" w:hAnsi="Wingdings" w:hint="default"/>
      </w:rPr>
    </w:lvl>
    <w:lvl w:ilvl="3" w:tplc="5C5A82DC">
      <w:start w:val="1"/>
      <w:numFmt w:val="bullet"/>
      <w:lvlText w:val=""/>
      <w:lvlJc w:val="left"/>
      <w:pPr>
        <w:ind w:left="2880" w:hanging="360"/>
      </w:pPr>
      <w:rPr>
        <w:rFonts w:ascii="Symbol" w:hAnsi="Symbol" w:hint="default"/>
      </w:rPr>
    </w:lvl>
    <w:lvl w:ilvl="4" w:tplc="D9066FB0">
      <w:start w:val="1"/>
      <w:numFmt w:val="bullet"/>
      <w:lvlText w:val="o"/>
      <w:lvlJc w:val="left"/>
      <w:pPr>
        <w:ind w:left="3600" w:hanging="360"/>
      </w:pPr>
      <w:rPr>
        <w:rFonts w:ascii="Courier New" w:hAnsi="Courier New" w:hint="default"/>
      </w:rPr>
    </w:lvl>
    <w:lvl w:ilvl="5" w:tplc="46DCD752">
      <w:start w:val="1"/>
      <w:numFmt w:val="bullet"/>
      <w:lvlText w:val=""/>
      <w:lvlJc w:val="left"/>
      <w:pPr>
        <w:ind w:left="4320" w:hanging="360"/>
      </w:pPr>
      <w:rPr>
        <w:rFonts w:ascii="Wingdings" w:hAnsi="Wingdings" w:hint="default"/>
      </w:rPr>
    </w:lvl>
    <w:lvl w:ilvl="6" w:tplc="25104C36">
      <w:start w:val="1"/>
      <w:numFmt w:val="bullet"/>
      <w:lvlText w:val=""/>
      <w:lvlJc w:val="left"/>
      <w:pPr>
        <w:ind w:left="5040" w:hanging="360"/>
      </w:pPr>
      <w:rPr>
        <w:rFonts w:ascii="Symbol" w:hAnsi="Symbol" w:hint="default"/>
      </w:rPr>
    </w:lvl>
    <w:lvl w:ilvl="7" w:tplc="355C9886">
      <w:start w:val="1"/>
      <w:numFmt w:val="bullet"/>
      <w:lvlText w:val="o"/>
      <w:lvlJc w:val="left"/>
      <w:pPr>
        <w:ind w:left="5760" w:hanging="360"/>
      </w:pPr>
      <w:rPr>
        <w:rFonts w:ascii="Courier New" w:hAnsi="Courier New" w:hint="default"/>
      </w:rPr>
    </w:lvl>
    <w:lvl w:ilvl="8" w:tplc="EFD444E8">
      <w:start w:val="1"/>
      <w:numFmt w:val="bullet"/>
      <w:lvlText w:val=""/>
      <w:lvlJc w:val="left"/>
      <w:pPr>
        <w:ind w:left="6480" w:hanging="360"/>
      </w:pPr>
      <w:rPr>
        <w:rFonts w:ascii="Wingdings" w:hAnsi="Wingdings" w:hint="default"/>
      </w:rPr>
    </w:lvl>
  </w:abstractNum>
  <w:abstractNum w:abstractNumId="2" w15:restartNumberingAfterBreak="0">
    <w:nsid w:val="0C9F3905"/>
    <w:multiLevelType w:val="hybridMultilevel"/>
    <w:tmpl w:val="029099B6"/>
    <w:lvl w:ilvl="0" w:tplc="85BE50EE">
      <w:start w:val="2"/>
      <w:numFmt w:val="decimal"/>
      <w:lvlText w:val="%1."/>
      <w:lvlJc w:val="left"/>
      <w:pPr>
        <w:ind w:left="720" w:hanging="360"/>
      </w:pPr>
    </w:lvl>
    <w:lvl w:ilvl="1" w:tplc="3348CBB6">
      <w:start w:val="1"/>
      <w:numFmt w:val="lowerLetter"/>
      <w:lvlText w:val="%2."/>
      <w:lvlJc w:val="left"/>
      <w:pPr>
        <w:ind w:left="1440" w:hanging="360"/>
      </w:pPr>
    </w:lvl>
    <w:lvl w:ilvl="2" w:tplc="AA4A7DB4">
      <w:start w:val="1"/>
      <w:numFmt w:val="lowerRoman"/>
      <w:lvlText w:val="%3."/>
      <w:lvlJc w:val="right"/>
      <w:pPr>
        <w:ind w:left="2160" w:hanging="180"/>
      </w:pPr>
    </w:lvl>
    <w:lvl w:ilvl="3" w:tplc="D3B0C168">
      <w:start w:val="1"/>
      <w:numFmt w:val="decimal"/>
      <w:lvlText w:val="%4."/>
      <w:lvlJc w:val="left"/>
      <w:pPr>
        <w:ind w:left="2880" w:hanging="360"/>
      </w:pPr>
    </w:lvl>
    <w:lvl w:ilvl="4" w:tplc="66F8CD26">
      <w:start w:val="1"/>
      <w:numFmt w:val="lowerLetter"/>
      <w:lvlText w:val="%5."/>
      <w:lvlJc w:val="left"/>
      <w:pPr>
        <w:ind w:left="3600" w:hanging="360"/>
      </w:pPr>
    </w:lvl>
    <w:lvl w:ilvl="5" w:tplc="C1D23986">
      <w:start w:val="1"/>
      <w:numFmt w:val="lowerRoman"/>
      <w:lvlText w:val="%6."/>
      <w:lvlJc w:val="right"/>
      <w:pPr>
        <w:ind w:left="4320" w:hanging="180"/>
      </w:pPr>
    </w:lvl>
    <w:lvl w:ilvl="6" w:tplc="2916A696">
      <w:start w:val="1"/>
      <w:numFmt w:val="decimal"/>
      <w:lvlText w:val="%7."/>
      <w:lvlJc w:val="left"/>
      <w:pPr>
        <w:ind w:left="5040" w:hanging="360"/>
      </w:pPr>
    </w:lvl>
    <w:lvl w:ilvl="7" w:tplc="492EEE22">
      <w:start w:val="1"/>
      <w:numFmt w:val="lowerLetter"/>
      <w:lvlText w:val="%8."/>
      <w:lvlJc w:val="left"/>
      <w:pPr>
        <w:ind w:left="5760" w:hanging="360"/>
      </w:pPr>
    </w:lvl>
    <w:lvl w:ilvl="8" w:tplc="42EE0D8C">
      <w:start w:val="1"/>
      <w:numFmt w:val="lowerRoman"/>
      <w:lvlText w:val="%9."/>
      <w:lvlJc w:val="right"/>
      <w:pPr>
        <w:ind w:left="6480" w:hanging="180"/>
      </w:pPr>
    </w:lvl>
  </w:abstractNum>
  <w:abstractNum w:abstractNumId="3" w15:restartNumberingAfterBreak="0">
    <w:nsid w:val="182DF87B"/>
    <w:multiLevelType w:val="hybridMultilevel"/>
    <w:tmpl w:val="21D0ADF4"/>
    <w:lvl w:ilvl="0" w:tplc="E09A28CE">
      <w:start w:val="4"/>
      <w:numFmt w:val="decimal"/>
      <w:lvlText w:val="%1."/>
      <w:lvlJc w:val="left"/>
      <w:pPr>
        <w:ind w:left="720" w:hanging="360"/>
      </w:pPr>
    </w:lvl>
    <w:lvl w:ilvl="1" w:tplc="B3D0C4A8">
      <w:start w:val="1"/>
      <w:numFmt w:val="lowerLetter"/>
      <w:lvlText w:val="%2."/>
      <w:lvlJc w:val="left"/>
      <w:pPr>
        <w:ind w:left="1440" w:hanging="360"/>
      </w:pPr>
    </w:lvl>
    <w:lvl w:ilvl="2" w:tplc="FD16F8F8">
      <w:start w:val="1"/>
      <w:numFmt w:val="lowerRoman"/>
      <w:lvlText w:val="%3."/>
      <w:lvlJc w:val="right"/>
      <w:pPr>
        <w:ind w:left="2160" w:hanging="180"/>
      </w:pPr>
    </w:lvl>
    <w:lvl w:ilvl="3" w:tplc="E6140B8E">
      <w:start w:val="1"/>
      <w:numFmt w:val="decimal"/>
      <w:lvlText w:val="%4."/>
      <w:lvlJc w:val="left"/>
      <w:pPr>
        <w:ind w:left="2880" w:hanging="360"/>
      </w:pPr>
    </w:lvl>
    <w:lvl w:ilvl="4" w:tplc="BF0CD2AA">
      <w:start w:val="1"/>
      <w:numFmt w:val="lowerLetter"/>
      <w:lvlText w:val="%5."/>
      <w:lvlJc w:val="left"/>
      <w:pPr>
        <w:ind w:left="3600" w:hanging="360"/>
      </w:pPr>
    </w:lvl>
    <w:lvl w:ilvl="5" w:tplc="70EC71A0">
      <w:start w:val="1"/>
      <w:numFmt w:val="lowerRoman"/>
      <w:lvlText w:val="%6."/>
      <w:lvlJc w:val="right"/>
      <w:pPr>
        <w:ind w:left="4320" w:hanging="180"/>
      </w:pPr>
    </w:lvl>
    <w:lvl w:ilvl="6" w:tplc="96885C1C">
      <w:start w:val="1"/>
      <w:numFmt w:val="decimal"/>
      <w:lvlText w:val="%7."/>
      <w:lvlJc w:val="left"/>
      <w:pPr>
        <w:ind w:left="5040" w:hanging="360"/>
      </w:pPr>
    </w:lvl>
    <w:lvl w:ilvl="7" w:tplc="07D60D02">
      <w:start w:val="1"/>
      <w:numFmt w:val="lowerLetter"/>
      <w:lvlText w:val="%8."/>
      <w:lvlJc w:val="left"/>
      <w:pPr>
        <w:ind w:left="5760" w:hanging="360"/>
      </w:pPr>
    </w:lvl>
    <w:lvl w:ilvl="8" w:tplc="876A5D52">
      <w:start w:val="1"/>
      <w:numFmt w:val="lowerRoman"/>
      <w:lvlText w:val="%9."/>
      <w:lvlJc w:val="right"/>
      <w:pPr>
        <w:ind w:left="6480" w:hanging="180"/>
      </w:pPr>
    </w:lvl>
  </w:abstractNum>
  <w:abstractNum w:abstractNumId="4" w15:restartNumberingAfterBreak="0">
    <w:nsid w:val="1F367D85"/>
    <w:multiLevelType w:val="hybridMultilevel"/>
    <w:tmpl w:val="FFFFFFFF"/>
    <w:lvl w:ilvl="0" w:tplc="30161A12">
      <w:start w:val="1"/>
      <w:numFmt w:val="bullet"/>
      <w:lvlText w:val="-"/>
      <w:lvlJc w:val="left"/>
      <w:pPr>
        <w:ind w:left="720" w:hanging="360"/>
      </w:pPr>
      <w:rPr>
        <w:rFonts w:ascii="Calibri" w:hAnsi="Calibri" w:hint="default"/>
      </w:rPr>
    </w:lvl>
    <w:lvl w:ilvl="1" w:tplc="A63CF486">
      <w:start w:val="1"/>
      <w:numFmt w:val="bullet"/>
      <w:lvlText w:val="o"/>
      <w:lvlJc w:val="left"/>
      <w:pPr>
        <w:ind w:left="1440" w:hanging="360"/>
      </w:pPr>
      <w:rPr>
        <w:rFonts w:ascii="Courier New" w:hAnsi="Courier New" w:hint="default"/>
      </w:rPr>
    </w:lvl>
    <w:lvl w:ilvl="2" w:tplc="5C603290">
      <w:start w:val="1"/>
      <w:numFmt w:val="bullet"/>
      <w:lvlText w:val=""/>
      <w:lvlJc w:val="left"/>
      <w:pPr>
        <w:ind w:left="2160" w:hanging="360"/>
      </w:pPr>
      <w:rPr>
        <w:rFonts w:ascii="Wingdings" w:hAnsi="Wingdings" w:hint="default"/>
      </w:rPr>
    </w:lvl>
    <w:lvl w:ilvl="3" w:tplc="03C4B2CE">
      <w:start w:val="1"/>
      <w:numFmt w:val="bullet"/>
      <w:lvlText w:val=""/>
      <w:lvlJc w:val="left"/>
      <w:pPr>
        <w:ind w:left="2880" w:hanging="360"/>
      </w:pPr>
      <w:rPr>
        <w:rFonts w:ascii="Symbol" w:hAnsi="Symbol" w:hint="default"/>
      </w:rPr>
    </w:lvl>
    <w:lvl w:ilvl="4" w:tplc="32D6A9A8">
      <w:start w:val="1"/>
      <w:numFmt w:val="bullet"/>
      <w:lvlText w:val="o"/>
      <w:lvlJc w:val="left"/>
      <w:pPr>
        <w:ind w:left="3600" w:hanging="360"/>
      </w:pPr>
      <w:rPr>
        <w:rFonts w:ascii="Courier New" w:hAnsi="Courier New" w:hint="default"/>
      </w:rPr>
    </w:lvl>
    <w:lvl w:ilvl="5" w:tplc="FC6C41F6">
      <w:start w:val="1"/>
      <w:numFmt w:val="bullet"/>
      <w:lvlText w:val=""/>
      <w:lvlJc w:val="left"/>
      <w:pPr>
        <w:ind w:left="4320" w:hanging="360"/>
      </w:pPr>
      <w:rPr>
        <w:rFonts w:ascii="Wingdings" w:hAnsi="Wingdings" w:hint="default"/>
      </w:rPr>
    </w:lvl>
    <w:lvl w:ilvl="6" w:tplc="FA4CE306">
      <w:start w:val="1"/>
      <w:numFmt w:val="bullet"/>
      <w:lvlText w:val=""/>
      <w:lvlJc w:val="left"/>
      <w:pPr>
        <w:ind w:left="5040" w:hanging="360"/>
      </w:pPr>
      <w:rPr>
        <w:rFonts w:ascii="Symbol" w:hAnsi="Symbol" w:hint="default"/>
      </w:rPr>
    </w:lvl>
    <w:lvl w:ilvl="7" w:tplc="F4F04F30">
      <w:start w:val="1"/>
      <w:numFmt w:val="bullet"/>
      <w:lvlText w:val="o"/>
      <w:lvlJc w:val="left"/>
      <w:pPr>
        <w:ind w:left="5760" w:hanging="360"/>
      </w:pPr>
      <w:rPr>
        <w:rFonts w:ascii="Courier New" w:hAnsi="Courier New" w:hint="default"/>
      </w:rPr>
    </w:lvl>
    <w:lvl w:ilvl="8" w:tplc="3496C396">
      <w:start w:val="1"/>
      <w:numFmt w:val="bullet"/>
      <w:lvlText w:val=""/>
      <w:lvlJc w:val="left"/>
      <w:pPr>
        <w:ind w:left="6480" w:hanging="360"/>
      </w:pPr>
      <w:rPr>
        <w:rFonts w:ascii="Wingdings" w:hAnsi="Wingdings" w:hint="default"/>
      </w:rPr>
    </w:lvl>
  </w:abstractNum>
  <w:abstractNum w:abstractNumId="5" w15:restartNumberingAfterBreak="0">
    <w:nsid w:val="20523E1F"/>
    <w:multiLevelType w:val="hybridMultilevel"/>
    <w:tmpl w:val="A36E5A16"/>
    <w:lvl w:ilvl="0" w:tplc="6374EC58">
      <w:start w:val="1"/>
      <w:numFmt w:val="bullet"/>
      <w:lvlText w:val=""/>
      <w:lvlJc w:val="left"/>
      <w:pPr>
        <w:ind w:left="720" w:hanging="360"/>
      </w:pPr>
      <w:rPr>
        <w:rFonts w:ascii="Symbol" w:hAnsi="Symbol" w:hint="default"/>
      </w:rPr>
    </w:lvl>
    <w:lvl w:ilvl="1" w:tplc="A16660D4">
      <w:start w:val="1"/>
      <w:numFmt w:val="bullet"/>
      <w:lvlText w:val="o"/>
      <w:lvlJc w:val="left"/>
      <w:pPr>
        <w:ind w:left="1440" w:hanging="360"/>
      </w:pPr>
      <w:rPr>
        <w:rFonts w:ascii="Courier New" w:hAnsi="Courier New" w:hint="default"/>
      </w:rPr>
    </w:lvl>
    <w:lvl w:ilvl="2" w:tplc="241CB946">
      <w:start w:val="1"/>
      <w:numFmt w:val="bullet"/>
      <w:lvlText w:val=""/>
      <w:lvlJc w:val="left"/>
      <w:pPr>
        <w:ind w:left="2160" w:hanging="360"/>
      </w:pPr>
      <w:rPr>
        <w:rFonts w:ascii="Wingdings" w:hAnsi="Wingdings" w:hint="default"/>
      </w:rPr>
    </w:lvl>
    <w:lvl w:ilvl="3" w:tplc="2CEA5686">
      <w:start w:val="1"/>
      <w:numFmt w:val="bullet"/>
      <w:lvlText w:val=""/>
      <w:lvlJc w:val="left"/>
      <w:pPr>
        <w:ind w:left="2880" w:hanging="360"/>
      </w:pPr>
      <w:rPr>
        <w:rFonts w:ascii="Symbol" w:hAnsi="Symbol" w:hint="default"/>
      </w:rPr>
    </w:lvl>
    <w:lvl w:ilvl="4" w:tplc="CEE6F1E6">
      <w:start w:val="1"/>
      <w:numFmt w:val="bullet"/>
      <w:lvlText w:val="o"/>
      <w:lvlJc w:val="left"/>
      <w:pPr>
        <w:ind w:left="3600" w:hanging="360"/>
      </w:pPr>
      <w:rPr>
        <w:rFonts w:ascii="Courier New" w:hAnsi="Courier New" w:hint="default"/>
      </w:rPr>
    </w:lvl>
    <w:lvl w:ilvl="5" w:tplc="A9E2B9B4">
      <w:start w:val="1"/>
      <w:numFmt w:val="bullet"/>
      <w:lvlText w:val=""/>
      <w:lvlJc w:val="left"/>
      <w:pPr>
        <w:ind w:left="4320" w:hanging="360"/>
      </w:pPr>
      <w:rPr>
        <w:rFonts w:ascii="Wingdings" w:hAnsi="Wingdings" w:hint="default"/>
      </w:rPr>
    </w:lvl>
    <w:lvl w:ilvl="6" w:tplc="B464E2FE">
      <w:start w:val="1"/>
      <w:numFmt w:val="bullet"/>
      <w:lvlText w:val=""/>
      <w:lvlJc w:val="left"/>
      <w:pPr>
        <w:ind w:left="5040" w:hanging="360"/>
      </w:pPr>
      <w:rPr>
        <w:rFonts w:ascii="Symbol" w:hAnsi="Symbol" w:hint="default"/>
      </w:rPr>
    </w:lvl>
    <w:lvl w:ilvl="7" w:tplc="E77E7B40">
      <w:start w:val="1"/>
      <w:numFmt w:val="bullet"/>
      <w:lvlText w:val="o"/>
      <w:lvlJc w:val="left"/>
      <w:pPr>
        <w:ind w:left="5760" w:hanging="360"/>
      </w:pPr>
      <w:rPr>
        <w:rFonts w:ascii="Courier New" w:hAnsi="Courier New" w:hint="default"/>
      </w:rPr>
    </w:lvl>
    <w:lvl w:ilvl="8" w:tplc="D7B6DDF4">
      <w:start w:val="1"/>
      <w:numFmt w:val="bullet"/>
      <w:lvlText w:val=""/>
      <w:lvlJc w:val="left"/>
      <w:pPr>
        <w:ind w:left="6480" w:hanging="360"/>
      </w:pPr>
      <w:rPr>
        <w:rFonts w:ascii="Wingdings" w:hAnsi="Wingdings" w:hint="default"/>
      </w:rPr>
    </w:lvl>
  </w:abstractNum>
  <w:abstractNum w:abstractNumId="6" w15:restartNumberingAfterBreak="0">
    <w:nsid w:val="247DF984"/>
    <w:multiLevelType w:val="hybridMultilevel"/>
    <w:tmpl w:val="FFFFFFFF"/>
    <w:lvl w:ilvl="0" w:tplc="692E8104">
      <w:start w:val="1"/>
      <w:numFmt w:val="bullet"/>
      <w:lvlText w:val=""/>
      <w:lvlJc w:val="left"/>
      <w:pPr>
        <w:ind w:left="720" w:hanging="360"/>
      </w:pPr>
      <w:rPr>
        <w:rFonts w:ascii="Symbol" w:hAnsi="Symbol" w:hint="default"/>
      </w:rPr>
    </w:lvl>
    <w:lvl w:ilvl="1" w:tplc="FB42C0C8">
      <w:start w:val="1"/>
      <w:numFmt w:val="bullet"/>
      <w:lvlText w:val="o"/>
      <w:lvlJc w:val="left"/>
      <w:pPr>
        <w:ind w:left="1440" w:hanging="360"/>
      </w:pPr>
      <w:rPr>
        <w:rFonts w:ascii="Courier New" w:hAnsi="Courier New" w:hint="default"/>
      </w:rPr>
    </w:lvl>
    <w:lvl w:ilvl="2" w:tplc="4E22C292">
      <w:start w:val="1"/>
      <w:numFmt w:val="bullet"/>
      <w:lvlText w:val=""/>
      <w:lvlJc w:val="left"/>
      <w:pPr>
        <w:ind w:left="2160" w:hanging="360"/>
      </w:pPr>
      <w:rPr>
        <w:rFonts w:ascii="Wingdings" w:hAnsi="Wingdings" w:hint="default"/>
      </w:rPr>
    </w:lvl>
    <w:lvl w:ilvl="3" w:tplc="030656E0">
      <w:start w:val="1"/>
      <w:numFmt w:val="bullet"/>
      <w:lvlText w:val=""/>
      <w:lvlJc w:val="left"/>
      <w:pPr>
        <w:ind w:left="2880" w:hanging="360"/>
      </w:pPr>
      <w:rPr>
        <w:rFonts w:ascii="Symbol" w:hAnsi="Symbol" w:hint="default"/>
      </w:rPr>
    </w:lvl>
    <w:lvl w:ilvl="4" w:tplc="63B6AB78">
      <w:start w:val="1"/>
      <w:numFmt w:val="bullet"/>
      <w:lvlText w:val="o"/>
      <w:lvlJc w:val="left"/>
      <w:pPr>
        <w:ind w:left="3600" w:hanging="360"/>
      </w:pPr>
      <w:rPr>
        <w:rFonts w:ascii="Courier New" w:hAnsi="Courier New" w:hint="default"/>
      </w:rPr>
    </w:lvl>
    <w:lvl w:ilvl="5" w:tplc="BEECDF36">
      <w:start w:val="1"/>
      <w:numFmt w:val="bullet"/>
      <w:lvlText w:val=""/>
      <w:lvlJc w:val="left"/>
      <w:pPr>
        <w:ind w:left="4320" w:hanging="360"/>
      </w:pPr>
      <w:rPr>
        <w:rFonts w:ascii="Wingdings" w:hAnsi="Wingdings" w:hint="default"/>
      </w:rPr>
    </w:lvl>
    <w:lvl w:ilvl="6" w:tplc="DA906008">
      <w:start w:val="1"/>
      <w:numFmt w:val="bullet"/>
      <w:lvlText w:val=""/>
      <w:lvlJc w:val="left"/>
      <w:pPr>
        <w:ind w:left="5040" w:hanging="360"/>
      </w:pPr>
      <w:rPr>
        <w:rFonts w:ascii="Symbol" w:hAnsi="Symbol" w:hint="default"/>
      </w:rPr>
    </w:lvl>
    <w:lvl w:ilvl="7" w:tplc="7BB4092E">
      <w:start w:val="1"/>
      <w:numFmt w:val="bullet"/>
      <w:lvlText w:val="o"/>
      <w:lvlJc w:val="left"/>
      <w:pPr>
        <w:ind w:left="5760" w:hanging="360"/>
      </w:pPr>
      <w:rPr>
        <w:rFonts w:ascii="Courier New" w:hAnsi="Courier New" w:hint="default"/>
      </w:rPr>
    </w:lvl>
    <w:lvl w:ilvl="8" w:tplc="7FF20A74">
      <w:start w:val="1"/>
      <w:numFmt w:val="bullet"/>
      <w:lvlText w:val=""/>
      <w:lvlJc w:val="left"/>
      <w:pPr>
        <w:ind w:left="6480" w:hanging="360"/>
      </w:pPr>
      <w:rPr>
        <w:rFonts w:ascii="Wingdings" w:hAnsi="Wingdings" w:hint="default"/>
      </w:rPr>
    </w:lvl>
  </w:abstractNum>
  <w:abstractNum w:abstractNumId="7" w15:restartNumberingAfterBreak="0">
    <w:nsid w:val="27D66B71"/>
    <w:multiLevelType w:val="hybridMultilevel"/>
    <w:tmpl w:val="D9C021F6"/>
    <w:lvl w:ilvl="0" w:tplc="4BA8DFD8">
      <w:start w:val="1"/>
      <w:numFmt w:val="bullet"/>
      <w:lvlText w:val=""/>
      <w:lvlJc w:val="left"/>
      <w:pPr>
        <w:ind w:left="720" w:hanging="360"/>
      </w:pPr>
      <w:rPr>
        <w:rFonts w:ascii="Symbol" w:hAnsi="Symbol" w:hint="default"/>
      </w:rPr>
    </w:lvl>
    <w:lvl w:ilvl="1" w:tplc="FDE85A30">
      <w:start w:val="1"/>
      <w:numFmt w:val="bullet"/>
      <w:lvlText w:val="o"/>
      <w:lvlJc w:val="left"/>
      <w:pPr>
        <w:ind w:left="1440" w:hanging="360"/>
      </w:pPr>
      <w:rPr>
        <w:rFonts w:ascii="Courier New" w:hAnsi="Courier New" w:hint="default"/>
      </w:rPr>
    </w:lvl>
    <w:lvl w:ilvl="2" w:tplc="7010953E">
      <w:start w:val="1"/>
      <w:numFmt w:val="bullet"/>
      <w:lvlText w:val=""/>
      <w:lvlJc w:val="left"/>
      <w:pPr>
        <w:ind w:left="2160" w:hanging="360"/>
      </w:pPr>
      <w:rPr>
        <w:rFonts w:ascii="Wingdings" w:hAnsi="Wingdings" w:hint="default"/>
      </w:rPr>
    </w:lvl>
    <w:lvl w:ilvl="3" w:tplc="19B21236">
      <w:start w:val="1"/>
      <w:numFmt w:val="bullet"/>
      <w:lvlText w:val=""/>
      <w:lvlJc w:val="left"/>
      <w:pPr>
        <w:ind w:left="2880" w:hanging="360"/>
      </w:pPr>
      <w:rPr>
        <w:rFonts w:ascii="Symbol" w:hAnsi="Symbol" w:hint="default"/>
      </w:rPr>
    </w:lvl>
    <w:lvl w:ilvl="4" w:tplc="2048E254">
      <w:start w:val="1"/>
      <w:numFmt w:val="bullet"/>
      <w:lvlText w:val="o"/>
      <w:lvlJc w:val="left"/>
      <w:pPr>
        <w:ind w:left="3600" w:hanging="360"/>
      </w:pPr>
      <w:rPr>
        <w:rFonts w:ascii="Courier New" w:hAnsi="Courier New" w:hint="default"/>
      </w:rPr>
    </w:lvl>
    <w:lvl w:ilvl="5" w:tplc="5FFA90FE">
      <w:start w:val="1"/>
      <w:numFmt w:val="bullet"/>
      <w:lvlText w:val=""/>
      <w:lvlJc w:val="left"/>
      <w:pPr>
        <w:ind w:left="4320" w:hanging="360"/>
      </w:pPr>
      <w:rPr>
        <w:rFonts w:ascii="Wingdings" w:hAnsi="Wingdings" w:hint="default"/>
      </w:rPr>
    </w:lvl>
    <w:lvl w:ilvl="6" w:tplc="E85216BA">
      <w:start w:val="1"/>
      <w:numFmt w:val="bullet"/>
      <w:lvlText w:val=""/>
      <w:lvlJc w:val="left"/>
      <w:pPr>
        <w:ind w:left="5040" w:hanging="360"/>
      </w:pPr>
      <w:rPr>
        <w:rFonts w:ascii="Symbol" w:hAnsi="Symbol" w:hint="default"/>
      </w:rPr>
    </w:lvl>
    <w:lvl w:ilvl="7" w:tplc="26D06296">
      <w:start w:val="1"/>
      <w:numFmt w:val="bullet"/>
      <w:lvlText w:val="o"/>
      <w:lvlJc w:val="left"/>
      <w:pPr>
        <w:ind w:left="5760" w:hanging="360"/>
      </w:pPr>
      <w:rPr>
        <w:rFonts w:ascii="Courier New" w:hAnsi="Courier New" w:hint="default"/>
      </w:rPr>
    </w:lvl>
    <w:lvl w:ilvl="8" w:tplc="8656090C">
      <w:start w:val="1"/>
      <w:numFmt w:val="bullet"/>
      <w:lvlText w:val=""/>
      <w:lvlJc w:val="left"/>
      <w:pPr>
        <w:ind w:left="6480" w:hanging="360"/>
      </w:pPr>
      <w:rPr>
        <w:rFonts w:ascii="Wingdings" w:hAnsi="Wingdings" w:hint="default"/>
      </w:rPr>
    </w:lvl>
  </w:abstractNum>
  <w:abstractNum w:abstractNumId="8" w15:restartNumberingAfterBreak="0">
    <w:nsid w:val="2B94314D"/>
    <w:multiLevelType w:val="hybridMultilevel"/>
    <w:tmpl w:val="FFFFFFFF"/>
    <w:lvl w:ilvl="0" w:tplc="8A403B6A">
      <w:start w:val="1"/>
      <w:numFmt w:val="decimal"/>
      <w:lvlText w:val="%1."/>
      <w:lvlJc w:val="left"/>
      <w:pPr>
        <w:ind w:left="720" w:hanging="360"/>
      </w:pPr>
    </w:lvl>
    <w:lvl w:ilvl="1" w:tplc="D0481B50">
      <w:start w:val="1"/>
      <w:numFmt w:val="lowerLetter"/>
      <w:lvlText w:val="%2."/>
      <w:lvlJc w:val="left"/>
      <w:pPr>
        <w:ind w:left="1440" w:hanging="360"/>
      </w:pPr>
    </w:lvl>
    <w:lvl w:ilvl="2" w:tplc="2A8A536A">
      <w:start w:val="1"/>
      <w:numFmt w:val="lowerRoman"/>
      <w:lvlText w:val="%3."/>
      <w:lvlJc w:val="right"/>
      <w:pPr>
        <w:ind w:left="2160" w:hanging="180"/>
      </w:pPr>
    </w:lvl>
    <w:lvl w:ilvl="3" w:tplc="71AE8A84">
      <w:start w:val="1"/>
      <w:numFmt w:val="decimal"/>
      <w:lvlText w:val="%4."/>
      <w:lvlJc w:val="left"/>
      <w:pPr>
        <w:ind w:left="2880" w:hanging="360"/>
      </w:pPr>
    </w:lvl>
    <w:lvl w:ilvl="4" w:tplc="82986AC0">
      <w:start w:val="1"/>
      <w:numFmt w:val="lowerLetter"/>
      <w:lvlText w:val="%5."/>
      <w:lvlJc w:val="left"/>
      <w:pPr>
        <w:ind w:left="3600" w:hanging="360"/>
      </w:pPr>
    </w:lvl>
    <w:lvl w:ilvl="5" w:tplc="C8CCAF7A">
      <w:start w:val="1"/>
      <w:numFmt w:val="lowerRoman"/>
      <w:lvlText w:val="%6."/>
      <w:lvlJc w:val="right"/>
      <w:pPr>
        <w:ind w:left="4320" w:hanging="180"/>
      </w:pPr>
    </w:lvl>
    <w:lvl w:ilvl="6" w:tplc="5B925C96">
      <w:start w:val="1"/>
      <w:numFmt w:val="decimal"/>
      <w:lvlText w:val="%7."/>
      <w:lvlJc w:val="left"/>
      <w:pPr>
        <w:ind w:left="5040" w:hanging="360"/>
      </w:pPr>
    </w:lvl>
    <w:lvl w:ilvl="7" w:tplc="66BCC570">
      <w:start w:val="1"/>
      <w:numFmt w:val="lowerLetter"/>
      <w:lvlText w:val="%8."/>
      <w:lvlJc w:val="left"/>
      <w:pPr>
        <w:ind w:left="5760" w:hanging="360"/>
      </w:pPr>
    </w:lvl>
    <w:lvl w:ilvl="8" w:tplc="165E70B6">
      <w:start w:val="1"/>
      <w:numFmt w:val="lowerRoman"/>
      <w:lvlText w:val="%9."/>
      <w:lvlJc w:val="right"/>
      <w:pPr>
        <w:ind w:left="6480" w:hanging="180"/>
      </w:pPr>
    </w:lvl>
  </w:abstractNum>
  <w:abstractNum w:abstractNumId="9" w15:restartNumberingAfterBreak="0">
    <w:nsid w:val="2D1AAC77"/>
    <w:multiLevelType w:val="hybridMultilevel"/>
    <w:tmpl w:val="9BF48372"/>
    <w:lvl w:ilvl="0" w:tplc="FFFFFFFF">
      <w:start w:val="1"/>
      <w:numFmt w:val="decimal"/>
      <w:lvlText w:val="%1."/>
      <w:lvlJc w:val="left"/>
      <w:pPr>
        <w:ind w:left="720" w:hanging="360"/>
      </w:pPr>
    </w:lvl>
    <w:lvl w:ilvl="1" w:tplc="2048EC4C">
      <w:start w:val="1"/>
      <w:numFmt w:val="lowerLetter"/>
      <w:lvlText w:val="%2."/>
      <w:lvlJc w:val="left"/>
      <w:pPr>
        <w:ind w:left="1440" w:hanging="360"/>
      </w:pPr>
    </w:lvl>
    <w:lvl w:ilvl="2" w:tplc="AAD8D02E">
      <w:start w:val="1"/>
      <w:numFmt w:val="lowerRoman"/>
      <w:lvlText w:val="%3."/>
      <w:lvlJc w:val="right"/>
      <w:pPr>
        <w:ind w:left="2160" w:hanging="180"/>
      </w:pPr>
    </w:lvl>
    <w:lvl w:ilvl="3" w:tplc="10FAC772">
      <w:start w:val="1"/>
      <w:numFmt w:val="decimal"/>
      <w:lvlText w:val="%4."/>
      <w:lvlJc w:val="left"/>
      <w:pPr>
        <w:ind w:left="2880" w:hanging="360"/>
      </w:pPr>
    </w:lvl>
    <w:lvl w:ilvl="4" w:tplc="F426FDFC">
      <w:start w:val="1"/>
      <w:numFmt w:val="lowerLetter"/>
      <w:lvlText w:val="%5."/>
      <w:lvlJc w:val="left"/>
      <w:pPr>
        <w:ind w:left="3600" w:hanging="360"/>
      </w:pPr>
    </w:lvl>
    <w:lvl w:ilvl="5" w:tplc="71EC0CBC">
      <w:start w:val="1"/>
      <w:numFmt w:val="lowerRoman"/>
      <w:lvlText w:val="%6."/>
      <w:lvlJc w:val="right"/>
      <w:pPr>
        <w:ind w:left="4320" w:hanging="180"/>
      </w:pPr>
    </w:lvl>
    <w:lvl w:ilvl="6" w:tplc="F0DA980C">
      <w:start w:val="1"/>
      <w:numFmt w:val="decimal"/>
      <w:lvlText w:val="%7."/>
      <w:lvlJc w:val="left"/>
      <w:pPr>
        <w:ind w:left="5040" w:hanging="360"/>
      </w:pPr>
    </w:lvl>
    <w:lvl w:ilvl="7" w:tplc="725E0D92">
      <w:start w:val="1"/>
      <w:numFmt w:val="lowerLetter"/>
      <w:lvlText w:val="%8."/>
      <w:lvlJc w:val="left"/>
      <w:pPr>
        <w:ind w:left="5760" w:hanging="360"/>
      </w:pPr>
    </w:lvl>
    <w:lvl w:ilvl="8" w:tplc="0400ECF6">
      <w:start w:val="1"/>
      <w:numFmt w:val="lowerRoman"/>
      <w:lvlText w:val="%9."/>
      <w:lvlJc w:val="right"/>
      <w:pPr>
        <w:ind w:left="6480" w:hanging="180"/>
      </w:pPr>
    </w:lvl>
  </w:abstractNum>
  <w:abstractNum w:abstractNumId="10" w15:restartNumberingAfterBreak="0">
    <w:nsid w:val="3116589E"/>
    <w:multiLevelType w:val="multilevel"/>
    <w:tmpl w:val="B65A20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1413AA"/>
    <w:multiLevelType w:val="hybridMultilevel"/>
    <w:tmpl w:val="FE62C1F2"/>
    <w:lvl w:ilvl="0" w:tplc="DC902452">
      <w:start w:val="1"/>
      <w:numFmt w:val="decimal"/>
      <w:lvlText w:val="%1."/>
      <w:lvlJc w:val="left"/>
      <w:pPr>
        <w:ind w:left="720" w:hanging="360"/>
      </w:pPr>
    </w:lvl>
    <w:lvl w:ilvl="1" w:tplc="D3920B26">
      <w:start w:val="1"/>
      <w:numFmt w:val="lowerLetter"/>
      <w:lvlText w:val="%2."/>
      <w:lvlJc w:val="left"/>
      <w:pPr>
        <w:ind w:left="1440" w:hanging="360"/>
      </w:pPr>
    </w:lvl>
    <w:lvl w:ilvl="2" w:tplc="FD5A1650">
      <w:start w:val="1"/>
      <w:numFmt w:val="lowerRoman"/>
      <w:lvlText w:val="%3."/>
      <w:lvlJc w:val="right"/>
      <w:pPr>
        <w:ind w:left="2160" w:hanging="180"/>
      </w:pPr>
    </w:lvl>
    <w:lvl w:ilvl="3" w:tplc="703E57C6">
      <w:start w:val="1"/>
      <w:numFmt w:val="decimal"/>
      <w:lvlText w:val="%4."/>
      <w:lvlJc w:val="left"/>
      <w:pPr>
        <w:ind w:left="2880" w:hanging="360"/>
      </w:pPr>
    </w:lvl>
    <w:lvl w:ilvl="4" w:tplc="A6EAD504">
      <w:start w:val="1"/>
      <w:numFmt w:val="lowerLetter"/>
      <w:lvlText w:val="%5."/>
      <w:lvlJc w:val="left"/>
      <w:pPr>
        <w:ind w:left="3600" w:hanging="360"/>
      </w:pPr>
    </w:lvl>
    <w:lvl w:ilvl="5" w:tplc="9936552A">
      <w:start w:val="1"/>
      <w:numFmt w:val="lowerRoman"/>
      <w:lvlText w:val="%6."/>
      <w:lvlJc w:val="right"/>
      <w:pPr>
        <w:ind w:left="4320" w:hanging="180"/>
      </w:pPr>
    </w:lvl>
    <w:lvl w:ilvl="6" w:tplc="90C68584">
      <w:start w:val="1"/>
      <w:numFmt w:val="decimal"/>
      <w:lvlText w:val="%7."/>
      <w:lvlJc w:val="left"/>
      <w:pPr>
        <w:ind w:left="5040" w:hanging="360"/>
      </w:pPr>
    </w:lvl>
    <w:lvl w:ilvl="7" w:tplc="B65A5188">
      <w:start w:val="1"/>
      <w:numFmt w:val="lowerLetter"/>
      <w:lvlText w:val="%8."/>
      <w:lvlJc w:val="left"/>
      <w:pPr>
        <w:ind w:left="5760" w:hanging="360"/>
      </w:pPr>
    </w:lvl>
    <w:lvl w:ilvl="8" w:tplc="596AB0E2">
      <w:start w:val="1"/>
      <w:numFmt w:val="lowerRoman"/>
      <w:lvlText w:val="%9."/>
      <w:lvlJc w:val="right"/>
      <w:pPr>
        <w:ind w:left="6480" w:hanging="180"/>
      </w:pPr>
    </w:lvl>
  </w:abstractNum>
  <w:abstractNum w:abstractNumId="12" w15:restartNumberingAfterBreak="0">
    <w:nsid w:val="334E0433"/>
    <w:multiLevelType w:val="hybridMultilevel"/>
    <w:tmpl w:val="CBC25980"/>
    <w:lvl w:ilvl="0" w:tplc="E9E80D7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8EE48"/>
    <w:multiLevelType w:val="hybridMultilevel"/>
    <w:tmpl w:val="8C4A9424"/>
    <w:lvl w:ilvl="0" w:tplc="CDE42FE4">
      <w:start w:val="5"/>
      <w:numFmt w:val="decimal"/>
      <w:lvlText w:val="%1."/>
      <w:lvlJc w:val="left"/>
      <w:pPr>
        <w:ind w:left="720" w:hanging="360"/>
      </w:pPr>
    </w:lvl>
    <w:lvl w:ilvl="1" w:tplc="BEAEB368">
      <w:start w:val="1"/>
      <w:numFmt w:val="lowerLetter"/>
      <w:lvlText w:val="%2."/>
      <w:lvlJc w:val="left"/>
      <w:pPr>
        <w:ind w:left="1440" w:hanging="360"/>
      </w:pPr>
    </w:lvl>
    <w:lvl w:ilvl="2" w:tplc="2C1A3686">
      <w:start w:val="1"/>
      <w:numFmt w:val="lowerRoman"/>
      <w:lvlText w:val="%3."/>
      <w:lvlJc w:val="right"/>
      <w:pPr>
        <w:ind w:left="2160" w:hanging="180"/>
      </w:pPr>
    </w:lvl>
    <w:lvl w:ilvl="3" w:tplc="2FB464B4">
      <w:start w:val="1"/>
      <w:numFmt w:val="decimal"/>
      <w:lvlText w:val="%4."/>
      <w:lvlJc w:val="left"/>
      <w:pPr>
        <w:ind w:left="2880" w:hanging="360"/>
      </w:pPr>
    </w:lvl>
    <w:lvl w:ilvl="4" w:tplc="C734CEE0">
      <w:start w:val="1"/>
      <w:numFmt w:val="lowerLetter"/>
      <w:lvlText w:val="%5."/>
      <w:lvlJc w:val="left"/>
      <w:pPr>
        <w:ind w:left="3600" w:hanging="360"/>
      </w:pPr>
    </w:lvl>
    <w:lvl w:ilvl="5" w:tplc="DE142CB0">
      <w:start w:val="1"/>
      <w:numFmt w:val="lowerRoman"/>
      <w:lvlText w:val="%6."/>
      <w:lvlJc w:val="right"/>
      <w:pPr>
        <w:ind w:left="4320" w:hanging="180"/>
      </w:pPr>
    </w:lvl>
    <w:lvl w:ilvl="6" w:tplc="C4265D28">
      <w:start w:val="1"/>
      <w:numFmt w:val="decimal"/>
      <w:lvlText w:val="%7."/>
      <w:lvlJc w:val="left"/>
      <w:pPr>
        <w:ind w:left="5040" w:hanging="360"/>
      </w:pPr>
    </w:lvl>
    <w:lvl w:ilvl="7" w:tplc="660A1A22">
      <w:start w:val="1"/>
      <w:numFmt w:val="lowerLetter"/>
      <w:lvlText w:val="%8."/>
      <w:lvlJc w:val="left"/>
      <w:pPr>
        <w:ind w:left="5760" w:hanging="360"/>
      </w:pPr>
    </w:lvl>
    <w:lvl w:ilvl="8" w:tplc="0AB4E760">
      <w:start w:val="1"/>
      <w:numFmt w:val="lowerRoman"/>
      <w:lvlText w:val="%9."/>
      <w:lvlJc w:val="right"/>
      <w:pPr>
        <w:ind w:left="6480" w:hanging="180"/>
      </w:pPr>
    </w:lvl>
  </w:abstractNum>
  <w:abstractNum w:abstractNumId="14" w15:restartNumberingAfterBreak="0">
    <w:nsid w:val="386EAFA4"/>
    <w:multiLevelType w:val="hybridMultilevel"/>
    <w:tmpl w:val="A46EAB58"/>
    <w:lvl w:ilvl="0" w:tplc="E20C96AA">
      <w:start w:val="4"/>
      <w:numFmt w:val="decimal"/>
      <w:lvlText w:val="%1."/>
      <w:lvlJc w:val="left"/>
      <w:pPr>
        <w:ind w:left="720" w:hanging="360"/>
      </w:pPr>
    </w:lvl>
    <w:lvl w:ilvl="1" w:tplc="6ABC25A0">
      <w:start w:val="1"/>
      <w:numFmt w:val="lowerLetter"/>
      <w:lvlText w:val="%2."/>
      <w:lvlJc w:val="left"/>
      <w:pPr>
        <w:ind w:left="1440" w:hanging="360"/>
      </w:pPr>
    </w:lvl>
    <w:lvl w:ilvl="2" w:tplc="D6284FA0">
      <w:start w:val="1"/>
      <w:numFmt w:val="lowerRoman"/>
      <w:lvlText w:val="%3."/>
      <w:lvlJc w:val="right"/>
      <w:pPr>
        <w:ind w:left="2160" w:hanging="180"/>
      </w:pPr>
    </w:lvl>
    <w:lvl w:ilvl="3" w:tplc="3BA6D050">
      <w:start w:val="1"/>
      <w:numFmt w:val="decimal"/>
      <w:lvlText w:val="%4."/>
      <w:lvlJc w:val="left"/>
      <w:pPr>
        <w:ind w:left="2880" w:hanging="360"/>
      </w:pPr>
    </w:lvl>
    <w:lvl w:ilvl="4" w:tplc="188873E6">
      <w:start w:val="1"/>
      <w:numFmt w:val="lowerLetter"/>
      <w:lvlText w:val="%5."/>
      <w:lvlJc w:val="left"/>
      <w:pPr>
        <w:ind w:left="3600" w:hanging="360"/>
      </w:pPr>
    </w:lvl>
    <w:lvl w:ilvl="5" w:tplc="A22C0A1C">
      <w:start w:val="1"/>
      <w:numFmt w:val="lowerRoman"/>
      <w:lvlText w:val="%6."/>
      <w:lvlJc w:val="right"/>
      <w:pPr>
        <w:ind w:left="4320" w:hanging="180"/>
      </w:pPr>
    </w:lvl>
    <w:lvl w:ilvl="6" w:tplc="1E26DF5A">
      <w:start w:val="1"/>
      <w:numFmt w:val="decimal"/>
      <w:lvlText w:val="%7."/>
      <w:lvlJc w:val="left"/>
      <w:pPr>
        <w:ind w:left="5040" w:hanging="360"/>
      </w:pPr>
    </w:lvl>
    <w:lvl w:ilvl="7" w:tplc="2BCEE888">
      <w:start w:val="1"/>
      <w:numFmt w:val="lowerLetter"/>
      <w:lvlText w:val="%8."/>
      <w:lvlJc w:val="left"/>
      <w:pPr>
        <w:ind w:left="5760" w:hanging="360"/>
      </w:pPr>
    </w:lvl>
    <w:lvl w:ilvl="8" w:tplc="40FEAE38">
      <w:start w:val="1"/>
      <w:numFmt w:val="lowerRoman"/>
      <w:lvlText w:val="%9."/>
      <w:lvlJc w:val="right"/>
      <w:pPr>
        <w:ind w:left="6480" w:hanging="180"/>
      </w:pPr>
    </w:lvl>
  </w:abstractNum>
  <w:abstractNum w:abstractNumId="15" w15:restartNumberingAfterBreak="0">
    <w:nsid w:val="3B82872B"/>
    <w:multiLevelType w:val="hybridMultilevel"/>
    <w:tmpl w:val="49D25B2A"/>
    <w:lvl w:ilvl="0" w:tplc="E1E6BFEA">
      <w:start w:val="1"/>
      <w:numFmt w:val="decimal"/>
      <w:lvlText w:val="%1."/>
      <w:lvlJc w:val="left"/>
      <w:pPr>
        <w:ind w:left="720" w:hanging="360"/>
      </w:pPr>
    </w:lvl>
    <w:lvl w:ilvl="1" w:tplc="F56CC6CA">
      <w:start w:val="1"/>
      <w:numFmt w:val="lowerLetter"/>
      <w:lvlText w:val="%2."/>
      <w:lvlJc w:val="left"/>
      <w:pPr>
        <w:ind w:left="1440" w:hanging="360"/>
      </w:pPr>
    </w:lvl>
    <w:lvl w:ilvl="2" w:tplc="AA8C7082">
      <w:start w:val="1"/>
      <w:numFmt w:val="lowerRoman"/>
      <w:lvlText w:val="%3."/>
      <w:lvlJc w:val="right"/>
      <w:pPr>
        <w:ind w:left="2160" w:hanging="180"/>
      </w:pPr>
    </w:lvl>
    <w:lvl w:ilvl="3" w:tplc="BD5AA29A">
      <w:start w:val="1"/>
      <w:numFmt w:val="decimal"/>
      <w:lvlText w:val="%4."/>
      <w:lvlJc w:val="left"/>
      <w:pPr>
        <w:ind w:left="2880" w:hanging="360"/>
      </w:pPr>
    </w:lvl>
    <w:lvl w:ilvl="4" w:tplc="5F36F41A">
      <w:start w:val="1"/>
      <w:numFmt w:val="lowerLetter"/>
      <w:lvlText w:val="%5."/>
      <w:lvlJc w:val="left"/>
      <w:pPr>
        <w:ind w:left="3600" w:hanging="360"/>
      </w:pPr>
    </w:lvl>
    <w:lvl w:ilvl="5" w:tplc="4DCC0E50">
      <w:start w:val="1"/>
      <w:numFmt w:val="lowerRoman"/>
      <w:lvlText w:val="%6."/>
      <w:lvlJc w:val="right"/>
      <w:pPr>
        <w:ind w:left="4320" w:hanging="180"/>
      </w:pPr>
    </w:lvl>
    <w:lvl w:ilvl="6" w:tplc="7F52E002">
      <w:start w:val="1"/>
      <w:numFmt w:val="decimal"/>
      <w:lvlText w:val="%7."/>
      <w:lvlJc w:val="left"/>
      <w:pPr>
        <w:ind w:left="5040" w:hanging="360"/>
      </w:pPr>
    </w:lvl>
    <w:lvl w:ilvl="7" w:tplc="56EE47F8">
      <w:start w:val="1"/>
      <w:numFmt w:val="lowerLetter"/>
      <w:lvlText w:val="%8."/>
      <w:lvlJc w:val="left"/>
      <w:pPr>
        <w:ind w:left="5760" w:hanging="360"/>
      </w:pPr>
    </w:lvl>
    <w:lvl w:ilvl="8" w:tplc="417CA84C">
      <w:start w:val="1"/>
      <w:numFmt w:val="lowerRoman"/>
      <w:lvlText w:val="%9."/>
      <w:lvlJc w:val="right"/>
      <w:pPr>
        <w:ind w:left="6480" w:hanging="180"/>
      </w:pPr>
    </w:lvl>
  </w:abstractNum>
  <w:abstractNum w:abstractNumId="16" w15:restartNumberingAfterBreak="0">
    <w:nsid w:val="3DD9C320"/>
    <w:multiLevelType w:val="hybridMultilevel"/>
    <w:tmpl w:val="FFFFFFFF"/>
    <w:lvl w:ilvl="0" w:tplc="939A269A">
      <w:start w:val="2"/>
      <w:numFmt w:val="decimal"/>
      <w:lvlText w:val="%1."/>
      <w:lvlJc w:val="left"/>
      <w:pPr>
        <w:ind w:left="720" w:hanging="360"/>
      </w:pPr>
    </w:lvl>
    <w:lvl w:ilvl="1" w:tplc="481A9856">
      <w:start w:val="1"/>
      <w:numFmt w:val="lowerLetter"/>
      <w:lvlText w:val="%2."/>
      <w:lvlJc w:val="left"/>
      <w:pPr>
        <w:ind w:left="1440" w:hanging="360"/>
      </w:pPr>
    </w:lvl>
    <w:lvl w:ilvl="2" w:tplc="932EE3FA">
      <w:start w:val="1"/>
      <w:numFmt w:val="lowerRoman"/>
      <w:lvlText w:val="%3."/>
      <w:lvlJc w:val="right"/>
      <w:pPr>
        <w:ind w:left="2160" w:hanging="180"/>
      </w:pPr>
    </w:lvl>
    <w:lvl w:ilvl="3" w:tplc="6C30EECA">
      <w:start w:val="1"/>
      <w:numFmt w:val="decimal"/>
      <w:lvlText w:val="%4."/>
      <w:lvlJc w:val="left"/>
      <w:pPr>
        <w:ind w:left="2880" w:hanging="360"/>
      </w:pPr>
    </w:lvl>
    <w:lvl w:ilvl="4" w:tplc="74F2CD78">
      <w:start w:val="1"/>
      <w:numFmt w:val="lowerLetter"/>
      <w:lvlText w:val="%5."/>
      <w:lvlJc w:val="left"/>
      <w:pPr>
        <w:ind w:left="3600" w:hanging="360"/>
      </w:pPr>
    </w:lvl>
    <w:lvl w:ilvl="5" w:tplc="25383E28">
      <w:start w:val="1"/>
      <w:numFmt w:val="lowerRoman"/>
      <w:lvlText w:val="%6."/>
      <w:lvlJc w:val="right"/>
      <w:pPr>
        <w:ind w:left="4320" w:hanging="180"/>
      </w:pPr>
    </w:lvl>
    <w:lvl w:ilvl="6" w:tplc="F8F67A1C">
      <w:start w:val="1"/>
      <w:numFmt w:val="decimal"/>
      <w:lvlText w:val="%7."/>
      <w:lvlJc w:val="left"/>
      <w:pPr>
        <w:ind w:left="5040" w:hanging="360"/>
      </w:pPr>
    </w:lvl>
    <w:lvl w:ilvl="7" w:tplc="F2205DDE">
      <w:start w:val="1"/>
      <w:numFmt w:val="lowerLetter"/>
      <w:lvlText w:val="%8."/>
      <w:lvlJc w:val="left"/>
      <w:pPr>
        <w:ind w:left="5760" w:hanging="360"/>
      </w:pPr>
    </w:lvl>
    <w:lvl w:ilvl="8" w:tplc="62CA7544">
      <w:start w:val="1"/>
      <w:numFmt w:val="lowerRoman"/>
      <w:lvlText w:val="%9."/>
      <w:lvlJc w:val="right"/>
      <w:pPr>
        <w:ind w:left="6480" w:hanging="180"/>
      </w:pPr>
    </w:lvl>
  </w:abstractNum>
  <w:abstractNum w:abstractNumId="17" w15:restartNumberingAfterBreak="0">
    <w:nsid w:val="4464CE6F"/>
    <w:multiLevelType w:val="hybridMultilevel"/>
    <w:tmpl w:val="1144A9BA"/>
    <w:lvl w:ilvl="0" w:tplc="BA7CD2DC">
      <w:start w:val="1"/>
      <w:numFmt w:val="bullet"/>
      <w:lvlText w:val=""/>
      <w:lvlJc w:val="left"/>
      <w:pPr>
        <w:ind w:left="720" w:hanging="360"/>
      </w:pPr>
      <w:rPr>
        <w:rFonts w:ascii="Symbol" w:hAnsi="Symbol" w:hint="default"/>
      </w:rPr>
    </w:lvl>
    <w:lvl w:ilvl="1" w:tplc="D1041F7A">
      <w:start w:val="1"/>
      <w:numFmt w:val="bullet"/>
      <w:lvlText w:val="o"/>
      <w:lvlJc w:val="left"/>
      <w:pPr>
        <w:ind w:left="1440" w:hanging="360"/>
      </w:pPr>
      <w:rPr>
        <w:rFonts w:ascii="Courier New" w:hAnsi="Courier New" w:hint="default"/>
      </w:rPr>
    </w:lvl>
    <w:lvl w:ilvl="2" w:tplc="E3EEBA0C">
      <w:start w:val="1"/>
      <w:numFmt w:val="bullet"/>
      <w:lvlText w:val=""/>
      <w:lvlJc w:val="left"/>
      <w:pPr>
        <w:ind w:left="2160" w:hanging="360"/>
      </w:pPr>
      <w:rPr>
        <w:rFonts w:ascii="Wingdings" w:hAnsi="Wingdings" w:hint="default"/>
      </w:rPr>
    </w:lvl>
    <w:lvl w:ilvl="3" w:tplc="F844DC78">
      <w:start w:val="1"/>
      <w:numFmt w:val="bullet"/>
      <w:lvlText w:val=""/>
      <w:lvlJc w:val="left"/>
      <w:pPr>
        <w:ind w:left="2880" w:hanging="360"/>
      </w:pPr>
      <w:rPr>
        <w:rFonts w:ascii="Symbol" w:hAnsi="Symbol" w:hint="default"/>
      </w:rPr>
    </w:lvl>
    <w:lvl w:ilvl="4" w:tplc="771E17C4">
      <w:start w:val="1"/>
      <w:numFmt w:val="bullet"/>
      <w:lvlText w:val="o"/>
      <w:lvlJc w:val="left"/>
      <w:pPr>
        <w:ind w:left="3600" w:hanging="360"/>
      </w:pPr>
      <w:rPr>
        <w:rFonts w:ascii="Courier New" w:hAnsi="Courier New" w:hint="default"/>
      </w:rPr>
    </w:lvl>
    <w:lvl w:ilvl="5" w:tplc="3B302BDA">
      <w:start w:val="1"/>
      <w:numFmt w:val="bullet"/>
      <w:lvlText w:val=""/>
      <w:lvlJc w:val="left"/>
      <w:pPr>
        <w:ind w:left="4320" w:hanging="360"/>
      </w:pPr>
      <w:rPr>
        <w:rFonts w:ascii="Wingdings" w:hAnsi="Wingdings" w:hint="default"/>
      </w:rPr>
    </w:lvl>
    <w:lvl w:ilvl="6" w:tplc="D8CA4074">
      <w:start w:val="1"/>
      <w:numFmt w:val="bullet"/>
      <w:lvlText w:val=""/>
      <w:lvlJc w:val="left"/>
      <w:pPr>
        <w:ind w:left="5040" w:hanging="360"/>
      </w:pPr>
      <w:rPr>
        <w:rFonts w:ascii="Symbol" w:hAnsi="Symbol" w:hint="default"/>
      </w:rPr>
    </w:lvl>
    <w:lvl w:ilvl="7" w:tplc="F77E3E9A">
      <w:start w:val="1"/>
      <w:numFmt w:val="bullet"/>
      <w:lvlText w:val="o"/>
      <w:lvlJc w:val="left"/>
      <w:pPr>
        <w:ind w:left="5760" w:hanging="360"/>
      </w:pPr>
      <w:rPr>
        <w:rFonts w:ascii="Courier New" w:hAnsi="Courier New" w:hint="default"/>
      </w:rPr>
    </w:lvl>
    <w:lvl w:ilvl="8" w:tplc="066001CE">
      <w:start w:val="1"/>
      <w:numFmt w:val="bullet"/>
      <w:lvlText w:val=""/>
      <w:lvlJc w:val="left"/>
      <w:pPr>
        <w:ind w:left="6480" w:hanging="360"/>
      </w:pPr>
      <w:rPr>
        <w:rFonts w:ascii="Wingdings" w:hAnsi="Wingdings" w:hint="default"/>
      </w:rPr>
    </w:lvl>
  </w:abstractNum>
  <w:abstractNum w:abstractNumId="18" w15:restartNumberingAfterBreak="0">
    <w:nsid w:val="451E998F"/>
    <w:multiLevelType w:val="hybridMultilevel"/>
    <w:tmpl w:val="FFFFFFFF"/>
    <w:lvl w:ilvl="0" w:tplc="4F1AEF60">
      <w:start w:val="1"/>
      <w:numFmt w:val="bullet"/>
      <w:lvlText w:val="-"/>
      <w:lvlJc w:val="left"/>
      <w:pPr>
        <w:ind w:left="720" w:hanging="360"/>
      </w:pPr>
      <w:rPr>
        <w:rFonts w:ascii="Calibri" w:hAnsi="Calibri" w:hint="default"/>
      </w:rPr>
    </w:lvl>
    <w:lvl w:ilvl="1" w:tplc="B76089AE">
      <w:start w:val="1"/>
      <w:numFmt w:val="bullet"/>
      <w:lvlText w:val="o"/>
      <w:lvlJc w:val="left"/>
      <w:pPr>
        <w:ind w:left="1440" w:hanging="360"/>
      </w:pPr>
      <w:rPr>
        <w:rFonts w:ascii="Courier New" w:hAnsi="Courier New" w:hint="default"/>
      </w:rPr>
    </w:lvl>
    <w:lvl w:ilvl="2" w:tplc="6EEA6AB2">
      <w:start w:val="1"/>
      <w:numFmt w:val="bullet"/>
      <w:lvlText w:val=""/>
      <w:lvlJc w:val="left"/>
      <w:pPr>
        <w:ind w:left="2160" w:hanging="360"/>
      </w:pPr>
      <w:rPr>
        <w:rFonts w:ascii="Wingdings" w:hAnsi="Wingdings" w:hint="default"/>
      </w:rPr>
    </w:lvl>
    <w:lvl w:ilvl="3" w:tplc="C6FAE564">
      <w:start w:val="1"/>
      <w:numFmt w:val="bullet"/>
      <w:lvlText w:val=""/>
      <w:lvlJc w:val="left"/>
      <w:pPr>
        <w:ind w:left="2880" w:hanging="360"/>
      </w:pPr>
      <w:rPr>
        <w:rFonts w:ascii="Symbol" w:hAnsi="Symbol" w:hint="default"/>
      </w:rPr>
    </w:lvl>
    <w:lvl w:ilvl="4" w:tplc="EF76402A">
      <w:start w:val="1"/>
      <w:numFmt w:val="bullet"/>
      <w:lvlText w:val="o"/>
      <w:lvlJc w:val="left"/>
      <w:pPr>
        <w:ind w:left="3600" w:hanging="360"/>
      </w:pPr>
      <w:rPr>
        <w:rFonts w:ascii="Courier New" w:hAnsi="Courier New" w:hint="default"/>
      </w:rPr>
    </w:lvl>
    <w:lvl w:ilvl="5" w:tplc="090ECBB8">
      <w:start w:val="1"/>
      <w:numFmt w:val="bullet"/>
      <w:lvlText w:val=""/>
      <w:lvlJc w:val="left"/>
      <w:pPr>
        <w:ind w:left="4320" w:hanging="360"/>
      </w:pPr>
      <w:rPr>
        <w:rFonts w:ascii="Wingdings" w:hAnsi="Wingdings" w:hint="default"/>
      </w:rPr>
    </w:lvl>
    <w:lvl w:ilvl="6" w:tplc="F3B071D0">
      <w:start w:val="1"/>
      <w:numFmt w:val="bullet"/>
      <w:lvlText w:val=""/>
      <w:lvlJc w:val="left"/>
      <w:pPr>
        <w:ind w:left="5040" w:hanging="360"/>
      </w:pPr>
      <w:rPr>
        <w:rFonts w:ascii="Symbol" w:hAnsi="Symbol" w:hint="default"/>
      </w:rPr>
    </w:lvl>
    <w:lvl w:ilvl="7" w:tplc="D384F8B0">
      <w:start w:val="1"/>
      <w:numFmt w:val="bullet"/>
      <w:lvlText w:val="o"/>
      <w:lvlJc w:val="left"/>
      <w:pPr>
        <w:ind w:left="5760" w:hanging="360"/>
      </w:pPr>
      <w:rPr>
        <w:rFonts w:ascii="Courier New" w:hAnsi="Courier New" w:hint="default"/>
      </w:rPr>
    </w:lvl>
    <w:lvl w:ilvl="8" w:tplc="3C92F670">
      <w:start w:val="1"/>
      <w:numFmt w:val="bullet"/>
      <w:lvlText w:val=""/>
      <w:lvlJc w:val="left"/>
      <w:pPr>
        <w:ind w:left="6480" w:hanging="360"/>
      </w:pPr>
      <w:rPr>
        <w:rFonts w:ascii="Wingdings" w:hAnsi="Wingdings" w:hint="default"/>
      </w:rPr>
    </w:lvl>
  </w:abstractNum>
  <w:abstractNum w:abstractNumId="19" w15:restartNumberingAfterBreak="0">
    <w:nsid w:val="4B745EBE"/>
    <w:multiLevelType w:val="hybridMultilevel"/>
    <w:tmpl w:val="A8E6E8F6"/>
    <w:lvl w:ilvl="0" w:tplc="8AE019A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8374E3"/>
    <w:multiLevelType w:val="hybridMultilevel"/>
    <w:tmpl w:val="FFFFFFFF"/>
    <w:lvl w:ilvl="0" w:tplc="CB4011AA">
      <w:start w:val="1"/>
      <w:numFmt w:val="decimal"/>
      <w:lvlText w:val="%1."/>
      <w:lvlJc w:val="left"/>
      <w:pPr>
        <w:ind w:left="720" w:hanging="360"/>
      </w:pPr>
    </w:lvl>
    <w:lvl w:ilvl="1" w:tplc="04A803E6">
      <w:start w:val="1"/>
      <w:numFmt w:val="lowerLetter"/>
      <w:lvlText w:val="%2."/>
      <w:lvlJc w:val="left"/>
      <w:pPr>
        <w:ind w:left="1440" w:hanging="360"/>
      </w:pPr>
    </w:lvl>
    <w:lvl w:ilvl="2" w:tplc="D8A6EB38">
      <w:start w:val="1"/>
      <w:numFmt w:val="lowerRoman"/>
      <w:lvlText w:val="%3."/>
      <w:lvlJc w:val="right"/>
      <w:pPr>
        <w:ind w:left="2160" w:hanging="180"/>
      </w:pPr>
    </w:lvl>
    <w:lvl w:ilvl="3" w:tplc="663684F4">
      <w:start w:val="1"/>
      <w:numFmt w:val="decimal"/>
      <w:lvlText w:val="%4."/>
      <w:lvlJc w:val="left"/>
      <w:pPr>
        <w:ind w:left="2880" w:hanging="360"/>
      </w:pPr>
    </w:lvl>
    <w:lvl w:ilvl="4" w:tplc="24820CB2">
      <w:start w:val="1"/>
      <w:numFmt w:val="lowerLetter"/>
      <w:lvlText w:val="%5."/>
      <w:lvlJc w:val="left"/>
      <w:pPr>
        <w:ind w:left="3600" w:hanging="360"/>
      </w:pPr>
    </w:lvl>
    <w:lvl w:ilvl="5" w:tplc="6D640C64">
      <w:start w:val="1"/>
      <w:numFmt w:val="lowerRoman"/>
      <w:lvlText w:val="%6."/>
      <w:lvlJc w:val="right"/>
      <w:pPr>
        <w:ind w:left="4320" w:hanging="180"/>
      </w:pPr>
    </w:lvl>
    <w:lvl w:ilvl="6" w:tplc="A46683BC">
      <w:start w:val="1"/>
      <w:numFmt w:val="decimal"/>
      <w:lvlText w:val="%7."/>
      <w:lvlJc w:val="left"/>
      <w:pPr>
        <w:ind w:left="5040" w:hanging="360"/>
      </w:pPr>
    </w:lvl>
    <w:lvl w:ilvl="7" w:tplc="55F4DC8A">
      <w:start w:val="1"/>
      <w:numFmt w:val="lowerLetter"/>
      <w:lvlText w:val="%8."/>
      <w:lvlJc w:val="left"/>
      <w:pPr>
        <w:ind w:left="5760" w:hanging="360"/>
      </w:pPr>
    </w:lvl>
    <w:lvl w:ilvl="8" w:tplc="17DC9A4C">
      <w:start w:val="1"/>
      <w:numFmt w:val="lowerRoman"/>
      <w:lvlText w:val="%9."/>
      <w:lvlJc w:val="right"/>
      <w:pPr>
        <w:ind w:left="6480" w:hanging="180"/>
      </w:pPr>
    </w:lvl>
  </w:abstractNum>
  <w:abstractNum w:abstractNumId="21" w15:restartNumberingAfterBreak="0">
    <w:nsid w:val="4D524464"/>
    <w:multiLevelType w:val="hybridMultilevel"/>
    <w:tmpl w:val="FB9E5F36"/>
    <w:lvl w:ilvl="0" w:tplc="FDC64BAC">
      <w:start w:val="1"/>
      <w:numFmt w:val="bullet"/>
      <w:lvlText w:val=""/>
      <w:lvlJc w:val="left"/>
      <w:pPr>
        <w:ind w:left="720" w:hanging="360"/>
      </w:pPr>
      <w:rPr>
        <w:rFonts w:ascii="Symbol" w:hAnsi="Symbol" w:hint="default"/>
      </w:rPr>
    </w:lvl>
    <w:lvl w:ilvl="1" w:tplc="5A94536A">
      <w:start w:val="1"/>
      <w:numFmt w:val="bullet"/>
      <w:lvlText w:val="o"/>
      <w:lvlJc w:val="left"/>
      <w:pPr>
        <w:ind w:left="1440" w:hanging="360"/>
      </w:pPr>
      <w:rPr>
        <w:rFonts w:ascii="Courier New" w:hAnsi="Courier New" w:hint="default"/>
      </w:rPr>
    </w:lvl>
    <w:lvl w:ilvl="2" w:tplc="9C0A9C9C">
      <w:start w:val="1"/>
      <w:numFmt w:val="bullet"/>
      <w:lvlText w:val=""/>
      <w:lvlJc w:val="left"/>
      <w:pPr>
        <w:ind w:left="2160" w:hanging="360"/>
      </w:pPr>
      <w:rPr>
        <w:rFonts w:ascii="Wingdings" w:hAnsi="Wingdings" w:hint="default"/>
      </w:rPr>
    </w:lvl>
    <w:lvl w:ilvl="3" w:tplc="7F369930">
      <w:start w:val="1"/>
      <w:numFmt w:val="bullet"/>
      <w:lvlText w:val=""/>
      <w:lvlJc w:val="left"/>
      <w:pPr>
        <w:ind w:left="2880" w:hanging="360"/>
      </w:pPr>
      <w:rPr>
        <w:rFonts w:ascii="Symbol" w:hAnsi="Symbol" w:hint="default"/>
      </w:rPr>
    </w:lvl>
    <w:lvl w:ilvl="4" w:tplc="41CA40B4">
      <w:start w:val="1"/>
      <w:numFmt w:val="bullet"/>
      <w:lvlText w:val="o"/>
      <w:lvlJc w:val="left"/>
      <w:pPr>
        <w:ind w:left="3600" w:hanging="360"/>
      </w:pPr>
      <w:rPr>
        <w:rFonts w:ascii="Courier New" w:hAnsi="Courier New" w:hint="default"/>
      </w:rPr>
    </w:lvl>
    <w:lvl w:ilvl="5" w:tplc="A7EC7BC8">
      <w:start w:val="1"/>
      <w:numFmt w:val="bullet"/>
      <w:lvlText w:val=""/>
      <w:lvlJc w:val="left"/>
      <w:pPr>
        <w:ind w:left="4320" w:hanging="360"/>
      </w:pPr>
      <w:rPr>
        <w:rFonts w:ascii="Wingdings" w:hAnsi="Wingdings" w:hint="default"/>
      </w:rPr>
    </w:lvl>
    <w:lvl w:ilvl="6" w:tplc="477232F8">
      <w:start w:val="1"/>
      <w:numFmt w:val="bullet"/>
      <w:lvlText w:val=""/>
      <w:lvlJc w:val="left"/>
      <w:pPr>
        <w:ind w:left="5040" w:hanging="360"/>
      </w:pPr>
      <w:rPr>
        <w:rFonts w:ascii="Symbol" w:hAnsi="Symbol" w:hint="default"/>
      </w:rPr>
    </w:lvl>
    <w:lvl w:ilvl="7" w:tplc="AD564872">
      <w:start w:val="1"/>
      <w:numFmt w:val="bullet"/>
      <w:lvlText w:val="o"/>
      <w:lvlJc w:val="left"/>
      <w:pPr>
        <w:ind w:left="5760" w:hanging="360"/>
      </w:pPr>
      <w:rPr>
        <w:rFonts w:ascii="Courier New" w:hAnsi="Courier New" w:hint="default"/>
      </w:rPr>
    </w:lvl>
    <w:lvl w:ilvl="8" w:tplc="A54CF7EA">
      <w:start w:val="1"/>
      <w:numFmt w:val="bullet"/>
      <w:lvlText w:val=""/>
      <w:lvlJc w:val="left"/>
      <w:pPr>
        <w:ind w:left="6480" w:hanging="360"/>
      </w:pPr>
      <w:rPr>
        <w:rFonts w:ascii="Wingdings" w:hAnsi="Wingdings" w:hint="default"/>
      </w:rPr>
    </w:lvl>
  </w:abstractNum>
  <w:abstractNum w:abstractNumId="22" w15:restartNumberingAfterBreak="0">
    <w:nsid w:val="4F059457"/>
    <w:multiLevelType w:val="hybridMultilevel"/>
    <w:tmpl w:val="FFFFFFFF"/>
    <w:lvl w:ilvl="0" w:tplc="090EB4CA">
      <w:start w:val="1"/>
      <w:numFmt w:val="bullet"/>
      <w:lvlText w:val=""/>
      <w:lvlJc w:val="left"/>
      <w:pPr>
        <w:ind w:left="720" w:hanging="360"/>
      </w:pPr>
      <w:rPr>
        <w:rFonts w:ascii="Symbol" w:hAnsi="Symbol" w:hint="default"/>
      </w:rPr>
    </w:lvl>
    <w:lvl w:ilvl="1" w:tplc="23B099C2">
      <w:start w:val="1"/>
      <w:numFmt w:val="bullet"/>
      <w:lvlText w:val="o"/>
      <w:lvlJc w:val="left"/>
      <w:pPr>
        <w:ind w:left="1440" w:hanging="360"/>
      </w:pPr>
      <w:rPr>
        <w:rFonts w:ascii="Courier New" w:hAnsi="Courier New" w:hint="default"/>
      </w:rPr>
    </w:lvl>
    <w:lvl w:ilvl="2" w:tplc="2FE25FC4">
      <w:start w:val="1"/>
      <w:numFmt w:val="bullet"/>
      <w:lvlText w:val=""/>
      <w:lvlJc w:val="left"/>
      <w:pPr>
        <w:ind w:left="2160" w:hanging="360"/>
      </w:pPr>
      <w:rPr>
        <w:rFonts w:ascii="Wingdings" w:hAnsi="Wingdings" w:hint="default"/>
      </w:rPr>
    </w:lvl>
    <w:lvl w:ilvl="3" w:tplc="59E063F2">
      <w:start w:val="1"/>
      <w:numFmt w:val="bullet"/>
      <w:lvlText w:val=""/>
      <w:lvlJc w:val="left"/>
      <w:pPr>
        <w:ind w:left="2880" w:hanging="360"/>
      </w:pPr>
      <w:rPr>
        <w:rFonts w:ascii="Symbol" w:hAnsi="Symbol" w:hint="default"/>
      </w:rPr>
    </w:lvl>
    <w:lvl w:ilvl="4" w:tplc="D8AE3E06">
      <w:start w:val="1"/>
      <w:numFmt w:val="bullet"/>
      <w:lvlText w:val="o"/>
      <w:lvlJc w:val="left"/>
      <w:pPr>
        <w:ind w:left="3600" w:hanging="360"/>
      </w:pPr>
      <w:rPr>
        <w:rFonts w:ascii="Courier New" w:hAnsi="Courier New" w:hint="default"/>
      </w:rPr>
    </w:lvl>
    <w:lvl w:ilvl="5" w:tplc="EB327F66">
      <w:start w:val="1"/>
      <w:numFmt w:val="bullet"/>
      <w:lvlText w:val=""/>
      <w:lvlJc w:val="left"/>
      <w:pPr>
        <w:ind w:left="4320" w:hanging="360"/>
      </w:pPr>
      <w:rPr>
        <w:rFonts w:ascii="Wingdings" w:hAnsi="Wingdings" w:hint="default"/>
      </w:rPr>
    </w:lvl>
    <w:lvl w:ilvl="6" w:tplc="12A0CA1E">
      <w:start w:val="1"/>
      <w:numFmt w:val="bullet"/>
      <w:lvlText w:val=""/>
      <w:lvlJc w:val="left"/>
      <w:pPr>
        <w:ind w:left="5040" w:hanging="360"/>
      </w:pPr>
      <w:rPr>
        <w:rFonts w:ascii="Symbol" w:hAnsi="Symbol" w:hint="default"/>
      </w:rPr>
    </w:lvl>
    <w:lvl w:ilvl="7" w:tplc="7CC8761C">
      <w:start w:val="1"/>
      <w:numFmt w:val="bullet"/>
      <w:lvlText w:val="o"/>
      <w:lvlJc w:val="left"/>
      <w:pPr>
        <w:ind w:left="5760" w:hanging="360"/>
      </w:pPr>
      <w:rPr>
        <w:rFonts w:ascii="Courier New" w:hAnsi="Courier New" w:hint="default"/>
      </w:rPr>
    </w:lvl>
    <w:lvl w:ilvl="8" w:tplc="A6FC8EAC">
      <w:start w:val="1"/>
      <w:numFmt w:val="bullet"/>
      <w:lvlText w:val=""/>
      <w:lvlJc w:val="left"/>
      <w:pPr>
        <w:ind w:left="6480" w:hanging="360"/>
      </w:pPr>
      <w:rPr>
        <w:rFonts w:ascii="Wingdings" w:hAnsi="Wingdings" w:hint="default"/>
      </w:rPr>
    </w:lvl>
  </w:abstractNum>
  <w:abstractNum w:abstractNumId="23" w15:restartNumberingAfterBreak="0">
    <w:nsid w:val="51394518"/>
    <w:multiLevelType w:val="hybridMultilevel"/>
    <w:tmpl w:val="4AA4E0F4"/>
    <w:lvl w:ilvl="0" w:tplc="480C4C08">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8CBC71"/>
    <w:multiLevelType w:val="hybridMultilevel"/>
    <w:tmpl w:val="CAE07548"/>
    <w:lvl w:ilvl="0" w:tplc="B6021B14">
      <w:start w:val="5"/>
      <w:numFmt w:val="decimal"/>
      <w:lvlText w:val="%1."/>
      <w:lvlJc w:val="left"/>
      <w:pPr>
        <w:ind w:left="720" w:hanging="360"/>
      </w:pPr>
    </w:lvl>
    <w:lvl w:ilvl="1" w:tplc="56403CEA">
      <w:start w:val="1"/>
      <w:numFmt w:val="lowerLetter"/>
      <w:lvlText w:val="%2."/>
      <w:lvlJc w:val="left"/>
      <w:pPr>
        <w:ind w:left="1440" w:hanging="360"/>
      </w:pPr>
    </w:lvl>
    <w:lvl w:ilvl="2" w:tplc="70641FD0">
      <w:start w:val="1"/>
      <w:numFmt w:val="lowerRoman"/>
      <w:lvlText w:val="%3."/>
      <w:lvlJc w:val="right"/>
      <w:pPr>
        <w:ind w:left="2160" w:hanging="180"/>
      </w:pPr>
    </w:lvl>
    <w:lvl w:ilvl="3" w:tplc="C8F040D0">
      <w:start w:val="1"/>
      <w:numFmt w:val="decimal"/>
      <w:lvlText w:val="%4."/>
      <w:lvlJc w:val="left"/>
      <w:pPr>
        <w:ind w:left="2880" w:hanging="360"/>
      </w:pPr>
    </w:lvl>
    <w:lvl w:ilvl="4" w:tplc="DCF2AB7E">
      <w:start w:val="1"/>
      <w:numFmt w:val="lowerLetter"/>
      <w:lvlText w:val="%5."/>
      <w:lvlJc w:val="left"/>
      <w:pPr>
        <w:ind w:left="3600" w:hanging="360"/>
      </w:pPr>
    </w:lvl>
    <w:lvl w:ilvl="5" w:tplc="9C528FFA">
      <w:start w:val="1"/>
      <w:numFmt w:val="lowerRoman"/>
      <w:lvlText w:val="%6."/>
      <w:lvlJc w:val="right"/>
      <w:pPr>
        <w:ind w:left="4320" w:hanging="180"/>
      </w:pPr>
    </w:lvl>
    <w:lvl w:ilvl="6" w:tplc="F16679C6">
      <w:start w:val="1"/>
      <w:numFmt w:val="decimal"/>
      <w:lvlText w:val="%7."/>
      <w:lvlJc w:val="left"/>
      <w:pPr>
        <w:ind w:left="5040" w:hanging="360"/>
      </w:pPr>
    </w:lvl>
    <w:lvl w:ilvl="7" w:tplc="364A439C">
      <w:start w:val="1"/>
      <w:numFmt w:val="lowerLetter"/>
      <w:lvlText w:val="%8."/>
      <w:lvlJc w:val="left"/>
      <w:pPr>
        <w:ind w:left="5760" w:hanging="360"/>
      </w:pPr>
    </w:lvl>
    <w:lvl w:ilvl="8" w:tplc="189A2ED0">
      <w:start w:val="1"/>
      <w:numFmt w:val="lowerRoman"/>
      <w:lvlText w:val="%9."/>
      <w:lvlJc w:val="right"/>
      <w:pPr>
        <w:ind w:left="6480" w:hanging="180"/>
      </w:pPr>
    </w:lvl>
  </w:abstractNum>
  <w:abstractNum w:abstractNumId="25" w15:restartNumberingAfterBreak="0">
    <w:nsid w:val="52F59465"/>
    <w:multiLevelType w:val="hybridMultilevel"/>
    <w:tmpl w:val="6832A4A0"/>
    <w:lvl w:ilvl="0" w:tplc="2594091E">
      <w:start w:val="2"/>
      <w:numFmt w:val="decimal"/>
      <w:lvlText w:val="%1."/>
      <w:lvlJc w:val="left"/>
      <w:pPr>
        <w:ind w:left="720" w:hanging="360"/>
      </w:pPr>
    </w:lvl>
    <w:lvl w:ilvl="1" w:tplc="082E1CAE">
      <w:start w:val="1"/>
      <w:numFmt w:val="lowerLetter"/>
      <w:lvlText w:val="%2."/>
      <w:lvlJc w:val="left"/>
      <w:pPr>
        <w:ind w:left="1440" w:hanging="360"/>
      </w:pPr>
    </w:lvl>
    <w:lvl w:ilvl="2" w:tplc="99B42634">
      <w:start w:val="1"/>
      <w:numFmt w:val="lowerRoman"/>
      <w:lvlText w:val="%3."/>
      <w:lvlJc w:val="right"/>
      <w:pPr>
        <w:ind w:left="2160" w:hanging="180"/>
      </w:pPr>
    </w:lvl>
    <w:lvl w:ilvl="3" w:tplc="FD4AACBA">
      <w:start w:val="1"/>
      <w:numFmt w:val="decimal"/>
      <w:lvlText w:val="%4."/>
      <w:lvlJc w:val="left"/>
      <w:pPr>
        <w:ind w:left="2880" w:hanging="360"/>
      </w:pPr>
    </w:lvl>
    <w:lvl w:ilvl="4" w:tplc="F6CEF436">
      <w:start w:val="1"/>
      <w:numFmt w:val="lowerLetter"/>
      <w:lvlText w:val="%5."/>
      <w:lvlJc w:val="left"/>
      <w:pPr>
        <w:ind w:left="3600" w:hanging="360"/>
      </w:pPr>
    </w:lvl>
    <w:lvl w:ilvl="5" w:tplc="86F4C810">
      <w:start w:val="1"/>
      <w:numFmt w:val="lowerRoman"/>
      <w:lvlText w:val="%6."/>
      <w:lvlJc w:val="right"/>
      <w:pPr>
        <w:ind w:left="4320" w:hanging="180"/>
      </w:pPr>
    </w:lvl>
    <w:lvl w:ilvl="6" w:tplc="CC2C4E66">
      <w:start w:val="1"/>
      <w:numFmt w:val="decimal"/>
      <w:lvlText w:val="%7."/>
      <w:lvlJc w:val="left"/>
      <w:pPr>
        <w:ind w:left="5040" w:hanging="360"/>
      </w:pPr>
    </w:lvl>
    <w:lvl w:ilvl="7" w:tplc="F39AFC4A">
      <w:start w:val="1"/>
      <w:numFmt w:val="lowerLetter"/>
      <w:lvlText w:val="%8."/>
      <w:lvlJc w:val="left"/>
      <w:pPr>
        <w:ind w:left="5760" w:hanging="360"/>
      </w:pPr>
    </w:lvl>
    <w:lvl w:ilvl="8" w:tplc="6890C3EE">
      <w:start w:val="1"/>
      <w:numFmt w:val="lowerRoman"/>
      <w:lvlText w:val="%9."/>
      <w:lvlJc w:val="right"/>
      <w:pPr>
        <w:ind w:left="6480" w:hanging="180"/>
      </w:pPr>
    </w:lvl>
  </w:abstractNum>
  <w:abstractNum w:abstractNumId="26" w15:restartNumberingAfterBreak="0">
    <w:nsid w:val="54C53CD1"/>
    <w:multiLevelType w:val="hybridMultilevel"/>
    <w:tmpl w:val="C60A2330"/>
    <w:lvl w:ilvl="0" w:tplc="69D2228A">
      <w:start w:val="1"/>
      <w:numFmt w:val="bullet"/>
      <w:lvlText w:val=""/>
      <w:lvlJc w:val="left"/>
      <w:pPr>
        <w:ind w:left="720" w:hanging="360"/>
      </w:pPr>
      <w:rPr>
        <w:rFonts w:ascii="Symbol" w:hAnsi="Symbol" w:hint="default"/>
      </w:rPr>
    </w:lvl>
    <w:lvl w:ilvl="1" w:tplc="7908A94E">
      <w:start w:val="1"/>
      <w:numFmt w:val="bullet"/>
      <w:lvlText w:val="o"/>
      <w:lvlJc w:val="left"/>
      <w:pPr>
        <w:ind w:left="1440" w:hanging="360"/>
      </w:pPr>
      <w:rPr>
        <w:rFonts w:ascii="Courier New" w:hAnsi="Courier New" w:hint="default"/>
      </w:rPr>
    </w:lvl>
    <w:lvl w:ilvl="2" w:tplc="BAEA4948">
      <w:start w:val="1"/>
      <w:numFmt w:val="bullet"/>
      <w:lvlText w:val=""/>
      <w:lvlJc w:val="left"/>
      <w:pPr>
        <w:ind w:left="2160" w:hanging="360"/>
      </w:pPr>
      <w:rPr>
        <w:rFonts w:ascii="Wingdings" w:hAnsi="Wingdings" w:hint="default"/>
      </w:rPr>
    </w:lvl>
    <w:lvl w:ilvl="3" w:tplc="D0FE3B84">
      <w:start w:val="1"/>
      <w:numFmt w:val="bullet"/>
      <w:lvlText w:val=""/>
      <w:lvlJc w:val="left"/>
      <w:pPr>
        <w:ind w:left="2880" w:hanging="360"/>
      </w:pPr>
      <w:rPr>
        <w:rFonts w:ascii="Symbol" w:hAnsi="Symbol" w:hint="default"/>
      </w:rPr>
    </w:lvl>
    <w:lvl w:ilvl="4" w:tplc="8CD096E2">
      <w:start w:val="1"/>
      <w:numFmt w:val="bullet"/>
      <w:lvlText w:val="o"/>
      <w:lvlJc w:val="left"/>
      <w:pPr>
        <w:ind w:left="3600" w:hanging="360"/>
      </w:pPr>
      <w:rPr>
        <w:rFonts w:ascii="Courier New" w:hAnsi="Courier New" w:hint="default"/>
      </w:rPr>
    </w:lvl>
    <w:lvl w:ilvl="5" w:tplc="E3805B86">
      <w:start w:val="1"/>
      <w:numFmt w:val="bullet"/>
      <w:lvlText w:val=""/>
      <w:lvlJc w:val="left"/>
      <w:pPr>
        <w:ind w:left="4320" w:hanging="360"/>
      </w:pPr>
      <w:rPr>
        <w:rFonts w:ascii="Wingdings" w:hAnsi="Wingdings" w:hint="default"/>
      </w:rPr>
    </w:lvl>
    <w:lvl w:ilvl="6" w:tplc="78B0787E">
      <w:start w:val="1"/>
      <w:numFmt w:val="bullet"/>
      <w:lvlText w:val=""/>
      <w:lvlJc w:val="left"/>
      <w:pPr>
        <w:ind w:left="5040" w:hanging="360"/>
      </w:pPr>
      <w:rPr>
        <w:rFonts w:ascii="Symbol" w:hAnsi="Symbol" w:hint="default"/>
      </w:rPr>
    </w:lvl>
    <w:lvl w:ilvl="7" w:tplc="F4F2B380">
      <w:start w:val="1"/>
      <w:numFmt w:val="bullet"/>
      <w:lvlText w:val="o"/>
      <w:lvlJc w:val="left"/>
      <w:pPr>
        <w:ind w:left="5760" w:hanging="360"/>
      </w:pPr>
      <w:rPr>
        <w:rFonts w:ascii="Courier New" w:hAnsi="Courier New" w:hint="default"/>
      </w:rPr>
    </w:lvl>
    <w:lvl w:ilvl="8" w:tplc="DCCAC728">
      <w:start w:val="1"/>
      <w:numFmt w:val="bullet"/>
      <w:lvlText w:val=""/>
      <w:lvlJc w:val="left"/>
      <w:pPr>
        <w:ind w:left="6480" w:hanging="360"/>
      </w:pPr>
      <w:rPr>
        <w:rFonts w:ascii="Wingdings" w:hAnsi="Wingdings" w:hint="default"/>
      </w:rPr>
    </w:lvl>
  </w:abstractNum>
  <w:abstractNum w:abstractNumId="27" w15:restartNumberingAfterBreak="0">
    <w:nsid w:val="56922E91"/>
    <w:multiLevelType w:val="hybridMultilevel"/>
    <w:tmpl w:val="A74EDFD6"/>
    <w:lvl w:ilvl="0" w:tplc="D75A2AEE">
      <w:start w:val="1"/>
      <w:numFmt w:val="bullet"/>
      <w:lvlText w:val="-"/>
      <w:lvlJc w:val="left"/>
      <w:pPr>
        <w:ind w:left="720" w:hanging="360"/>
      </w:pPr>
      <w:rPr>
        <w:rFonts w:ascii="Calibri" w:hAnsi="Calibri" w:hint="default"/>
      </w:rPr>
    </w:lvl>
    <w:lvl w:ilvl="1" w:tplc="5B82E610">
      <w:start w:val="1"/>
      <w:numFmt w:val="bullet"/>
      <w:lvlText w:val="o"/>
      <w:lvlJc w:val="left"/>
      <w:pPr>
        <w:ind w:left="1440" w:hanging="360"/>
      </w:pPr>
      <w:rPr>
        <w:rFonts w:ascii="Courier New" w:hAnsi="Courier New" w:hint="default"/>
      </w:rPr>
    </w:lvl>
    <w:lvl w:ilvl="2" w:tplc="88965606">
      <w:start w:val="1"/>
      <w:numFmt w:val="bullet"/>
      <w:lvlText w:val=""/>
      <w:lvlJc w:val="left"/>
      <w:pPr>
        <w:ind w:left="2160" w:hanging="360"/>
      </w:pPr>
      <w:rPr>
        <w:rFonts w:ascii="Wingdings" w:hAnsi="Wingdings" w:hint="default"/>
      </w:rPr>
    </w:lvl>
    <w:lvl w:ilvl="3" w:tplc="89D88320">
      <w:start w:val="1"/>
      <w:numFmt w:val="bullet"/>
      <w:lvlText w:val=""/>
      <w:lvlJc w:val="left"/>
      <w:pPr>
        <w:ind w:left="2880" w:hanging="360"/>
      </w:pPr>
      <w:rPr>
        <w:rFonts w:ascii="Symbol" w:hAnsi="Symbol" w:hint="default"/>
      </w:rPr>
    </w:lvl>
    <w:lvl w:ilvl="4" w:tplc="E11A5852">
      <w:start w:val="1"/>
      <w:numFmt w:val="bullet"/>
      <w:lvlText w:val="o"/>
      <w:lvlJc w:val="left"/>
      <w:pPr>
        <w:ind w:left="3600" w:hanging="360"/>
      </w:pPr>
      <w:rPr>
        <w:rFonts w:ascii="Courier New" w:hAnsi="Courier New" w:hint="default"/>
      </w:rPr>
    </w:lvl>
    <w:lvl w:ilvl="5" w:tplc="C40EE2CC">
      <w:start w:val="1"/>
      <w:numFmt w:val="bullet"/>
      <w:lvlText w:val=""/>
      <w:lvlJc w:val="left"/>
      <w:pPr>
        <w:ind w:left="4320" w:hanging="360"/>
      </w:pPr>
      <w:rPr>
        <w:rFonts w:ascii="Wingdings" w:hAnsi="Wingdings" w:hint="default"/>
      </w:rPr>
    </w:lvl>
    <w:lvl w:ilvl="6" w:tplc="40DA64AA">
      <w:start w:val="1"/>
      <w:numFmt w:val="bullet"/>
      <w:lvlText w:val=""/>
      <w:lvlJc w:val="left"/>
      <w:pPr>
        <w:ind w:left="5040" w:hanging="360"/>
      </w:pPr>
      <w:rPr>
        <w:rFonts w:ascii="Symbol" w:hAnsi="Symbol" w:hint="default"/>
      </w:rPr>
    </w:lvl>
    <w:lvl w:ilvl="7" w:tplc="34FC2A60">
      <w:start w:val="1"/>
      <w:numFmt w:val="bullet"/>
      <w:lvlText w:val="o"/>
      <w:lvlJc w:val="left"/>
      <w:pPr>
        <w:ind w:left="5760" w:hanging="360"/>
      </w:pPr>
      <w:rPr>
        <w:rFonts w:ascii="Courier New" w:hAnsi="Courier New" w:hint="default"/>
      </w:rPr>
    </w:lvl>
    <w:lvl w:ilvl="8" w:tplc="EA90539A">
      <w:start w:val="1"/>
      <w:numFmt w:val="bullet"/>
      <w:lvlText w:val=""/>
      <w:lvlJc w:val="left"/>
      <w:pPr>
        <w:ind w:left="6480" w:hanging="360"/>
      </w:pPr>
      <w:rPr>
        <w:rFonts w:ascii="Wingdings" w:hAnsi="Wingdings" w:hint="default"/>
      </w:rPr>
    </w:lvl>
  </w:abstractNum>
  <w:abstractNum w:abstractNumId="28" w15:restartNumberingAfterBreak="0">
    <w:nsid w:val="58D22554"/>
    <w:multiLevelType w:val="hybridMultilevel"/>
    <w:tmpl w:val="FFFFFFFF"/>
    <w:lvl w:ilvl="0" w:tplc="19CAAFC0">
      <w:start w:val="1"/>
      <w:numFmt w:val="bullet"/>
      <w:lvlText w:val=""/>
      <w:lvlJc w:val="left"/>
      <w:pPr>
        <w:ind w:left="720" w:hanging="360"/>
      </w:pPr>
      <w:rPr>
        <w:rFonts w:ascii="Symbol" w:hAnsi="Symbol" w:hint="default"/>
      </w:rPr>
    </w:lvl>
    <w:lvl w:ilvl="1" w:tplc="D9DA026E">
      <w:start w:val="1"/>
      <w:numFmt w:val="bullet"/>
      <w:lvlText w:val="o"/>
      <w:lvlJc w:val="left"/>
      <w:pPr>
        <w:ind w:left="1440" w:hanging="360"/>
      </w:pPr>
      <w:rPr>
        <w:rFonts w:ascii="Courier New" w:hAnsi="Courier New" w:hint="default"/>
      </w:rPr>
    </w:lvl>
    <w:lvl w:ilvl="2" w:tplc="9020AFE4">
      <w:start w:val="1"/>
      <w:numFmt w:val="bullet"/>
      <w:lvlText w:val=""/>
      <w:lvlJc w:val="left"/>
      <w:pPr>
        <w:ind w:left="2160" w:hanging="360"/>
      </w:pPr>
      <w:rPr>
        <w:rFonts w:ascii="Wingdings" w:hAnsi="Wingdings" w:hint="default"/>
      </w:rPr>
    </w:lvl>
    <w:lvl w:ilvl="3" w:tplc="447E0928">
      <w:start w:val="1"/>
      <w:numFmt w:val="bullet"/>
      <w:lvlText w:val=""/>
      <w:lvlJc w:val="left"/>
      <w:pPr>
        <w:ind w:left="2880" w:hanging="360"/>
      </w:pPr>
      <w:rPr>
        <w:rFonts w:ascii="Symbol" w:hAnsi="Symbol" w:hint="default"/>
      </w:rPr>
    </w:lvl>
    <w:lvl w:ilvl="4" w:tplc="84CC14C6">
      <w:start w:val="1"/>
      <w:numFmt w:val="bullet"/>
      <w:lvlText w:val="o"/>
      <w:lvlJc w:val="left"/>
      <w:pPr>
        <w:ind w:left="3600" w:hanging="360"/>
      </w:pPr>
      <w:rPr>
        <w:rFonts w:ascii="Courier New" w:hAnsi="Courier New" w:hint="default"/>
      </w:rPr>
    </w:lvl>
    <w:lvl w:ilvl="5" w:tplc="3CEA36CC">
      <w:start w:val="1"/>
      <w:numFmt w:val="bullet"/>
      <w:lvlText w:val=""/>
      <w:lvlJc w:val="left"/>
      <w:pPr>
        <w:ind w:left="4320" w:hanging="360"/>
      </w:pPr>
      <w:rPr>
        <w:rFonts w:ascii="Wingdings" w:hAnsi="Wingdings" w:hint="default"/>
      </w:rPr>
    </w:lvl>
    <w:lvl w:ilvl="6" w:tplc="78FCD262">
      <w:start w:val="1"/>
      <w:numFmt w:val="bullet"/>
      <w:lvlText w:val=""/>
      <w:lvlJc w:val="left"/>
      <w:pPr>
        <w:ind w:left="5040" w:hanging="360"/>
      </w:pPr>
      <w:rPr>
        <w:rFonts w:ascii="Symbol" w:hAnsi="Symbol" w:hint="default"/>
      </w:rPr>
    </w:lvl>
    <w:lvl w:ilvl="7" w:tplc="8CE6BCFC">
      <w:start w:val="1"/>
      <w:numFmt w:val="bullet"/>
      <w:lvlText w:val="o"/>
      <w:lvlJc w:val="left"/>
      <w:pPr>
        <w:ind w:left="5760" w:hanging="360"/>
      </w:pPr>
      <w:rPr>
        <w:rFonts w:ascii="Courier New" w:hAnsi="Courier New" w:hint="default"/>
      </w:rPr>
    </w:lvl>
    <w:lvl w:ilvl="8" w:tplc="B3BCAA62">
      <w:start w:val="1"/>
      <w:numFmt w:val="bullet"/>
      <w:lvlText w:val=""/>
      <w:lvlJc w:val="left"/>
      <w:pPr>
        <w:ind w:left="6480" w:hanging="360"/>
      </w:pPr>
      <w:rPr>
        <w:rFonts w:ascii="Wingdings" w:hAnsi="Wingdings" w:hint="default"/>
      </w:rPr>
    </w:lvl>
  </w:abstractNum>
  <w:abstractNum w:abstractNumId="29" w15:restartNumberingAfterBreak="0">
    <w:nsid w:val="5A43E78E"/>
    <w:multiLevelType w:val="hybridMultilevel"/>
    <w:tmpl w:val="FFFFFFFF"/>
    <w:lvl w:ilvl="0" w:tplc="2DBAA3A6">
      <w:start w:val="1"/>
      <w:numFmt w:val="bullet"/>
      <w:lvlText w:val="-"/>
      <w:lvlJc w:val="left"/>
      <w:pPr>
        <w:ind w:left="720" w:hanging="360"/>
      </w:pPr>
      <w:rPr>
        <w:rFonts w:ascii="Calibri" w:hAnsi="Calibri" w:hint="default"/>
      </w:rPr>
    </w:lvl>
    <w:lvl w:ilvl="1" w:tplc="AED0CD28">
      <w:start w:val="1"/>
      <w:numFmt w:val="bullet"/>
      <w:lvlText w:val="o"/>
      <w:lvlJc w:val="left"/>
      <w:pPr>
        <w:ind w:left="1440" w:hanging="360"/>
      </w:pPr>
      <w:rPr>
        <w:rFonts w:ascii="Courier New" w:hAnsi="Courier New" w:hint="default"/>
      </w:rPr>
    </w:lvl>
    <w:lvl w:ilvl="2" w:tplc="267266A0">
      <w:start w:val="1"/>
      <w:numFmt w:val="bullet"/>
      <w:lvlText w:val=""/>
      <w:lvlJc w:val="left"/>
      <w:pPr>
        <w:ind w:left="2160" w:hanging="360"/>
      </w:pPr>
      <w:rPr>
        <w:rFonts w:ascii="Wingdings" w:hAnsi="Wingdings" w:hint="default"/>
      </w:rPr>
    </w:lvl>
    <w:lvl w:ilvl="3" w:tplc="74D2FD6A">
      <w:start w:val="1"/>
      <w:numFmt w:val="bullet"/>
      <w:lvlText w:val=""/>
      <w:lvlJc w:val="left"/>
      <w:pPr>
        <w:ind w:left="2880" w:hanging="360"/>
      </w:pPr>
      <w:rPr>
        <w:rFonts w:ascii="Symbol" w:hAnsi="Symbol" w:hint="default"/>
      </w:rPr>
    </w:lvl>
    <w:lvl w:ilvl="4" w:tplc="88FCAF3A">
      <w:start w:val="1"/>
      <w:numFmt w:val="bullet"/>
      <w:lvlText w:val="o"/>
      <w:lvlJc w:val="left"/>
      <w:pPr>
        <w:ind w:left="3600" w:hanging="360"/>
      </w:pPr>
      <w:rPr>
        <w:rFonts w:ascii="Courier New" w:hAnsi="Courier New" w:hint="default"/>
      </w:rPr>
    </w:lvl>
    <w:lvl w:ilvl="5" w:tplc="C2C69CF0">
      <w:start w:val="1"/>
      <w:numFmt w:val="bullet"/>
      <w:lvlText w:val=""/>
      <w:lvlJc w:val="left"/>
      <w:pPr>
        <w:ind w:left="4320" w:hanging="360"/>
      </w:pPr>
      <w:rPr>
        <w:rFonts w:ascii="Wingdings" w:hAnsi="Wingdings" w:hint="default"/>
      </w:rPr>
    </w:lvl>
    <w:lvl w:ilvl="6" w:tplc="2DEC311A">
      <w:start w:val="1"/>
      <w:numFmt w:val="bullet"/>
      <w:lvlText w:val=""/>
      <w:lvlJc w:val="left"/>
      <w:pPr>
        <w:ind w:left="5040" w:hanging="360"/>
      </w:pPr>
      <w:rPr>
        <w:rFonts w:ascii="Symbol" w:hAnsi="Symbol" w:hint="default"/>
      </w:rPr>
    </w:lvl>
    <w:lvl w:ilvl="7" w:tplc="21B0E5EA">
      <w:start w:val="1"/>
      <w:numFmt w:val="bullet"/>
      <w:lvlText w:val="o"/>
      <w:lvlJc w:val="left"/>
      <w:pPr>
        <w:ind w:left="5760" w:hanging="360"/>
      </w:pPr>
      <w:rPr>
        <w:rFonts w:ascii="Courier New" w:hAnsi="Courier New" w:hint="default"/>
      </w:rPr>
    </w:lvl>
    <w:lvl w:ilvl="8" w:tplc="C082B484">
      <w:start w:val="1"/>
      <w:numFmt w:val="bullet"/>
      <w:lvlText w:val=""/>
      <w:lvlJc w:val="left"/>
      <w:pPr>
        <w:ind w:left="6480" w:hanging="360"/>
      </w:pPr>
      <w:rPr>
        <w:rFonts w:ascii="Wingdings" w:hAnsi="Wingdings" w:hint="default"/>
      </w:rPr>
    </w:lvl>
  </w:abstractNum>
  <w:abstractNum w:abstractNumId="30" w15:restartNumberingAfterBreak="0">
    <w:nsid w:val="5B86F2A9"/>
    <w:multiLevelType w:val="hybridMultilevel"/>
    <w:tmpl w:val="DA8E33FA"/>
    <w:lvl w:ilvl="0" w:tplc="87CAE25E">
      <w:start w:val="1"/>
      <w:numFmt w:val="bullet"/>
      <w:lvlText w:val=""/>
      <w:lvlJc w:val="left"/>
      <w:pPr>
        <w:ind w:left="720" w:hanging="360"/>
      </w:pPr>
      <w:rPr>
        <w:rFonts w:ascii="Symbol" w:hAnsi="Symbol" w:hint="default"/>
      </w:rPr>
    </w:lvl>
    <w:lvl w:ilvl="1" w:tplc="C5140D3A">
      <w:start w:val="1"/>
      <w:numFmt w:val="bullet"/>
      <w:lvlText w:val="o"/>
      <w:lvlJc w:val="left"/>
      <w:pPr>
        <w:ind w:left="1440" w:hanging="360"/>
      </w:pPr>
      <w:rPr>
        <w:rFonts w:ascii="Courier New" w:hAnsi="Courier New" w:hint="default"/>
      </w:rPr>
    </w:lvl>
    <w:lvl w:ilvl="2" w:tplc="E4485E96">
      <w:start w:val="1"/>
      <w:numFmt w:val="bullet"/>
      <w:lvlText w:val=""/>
      <w:lvlJc w:val="left"/>
      <w:pPr>
        <w:ind w:left="2160" w:hanging="360"/>
      </w:pPr>
      <w:rPr>
        <w:rFonts w:ascii="Wingdings" w:hAnsi="Wingdings" w:hint="default"/>
      </w:rPr>
    </w:lvl>
    <w:lvl w:ilvl="3" w:tplc="F530EB16">
      <w:start w:val="1"/>
      <w:numFmt w:val="bullet"/>
      <w:lvlText w:val=""/>
      <w:lvlJc w:val="left"/>
      <w:pPr>
        <w:ind w:left="2880" w:hanging="360"/>
      </w:pPr>
      <w:rPr>
        <w:rFonts w:ascii="Symbol" w:hAnsi="Symbol" w:hint="default"/>
      </w:rPr>
    </w:lvl>
    <w:lvl w:ilvl="4" w:tplc="4EACAA1E">
      <w:start w:val="1"/>
      <w:numFmt w:val="bullet"/>
      <w:lvlText w:val="o"/>
      <w:lvlJc w:val="left"/>
      <w:pPr>
        <w:ind w:left="3600" w:hanging="360"/>
      </w:pPr>
      <w:rPr>
        <w:rFonts w:ascii="Courier New" w:hAnsi="Courier New" w:hint="default"/>
      </w:rPr>
    </w:lvl>
    <w:lvl w:ilvl="5" w:tplc="DD50DCCC">
      <w:start w:val="1"/>
      <w:numFmt w:val="bullet"/>
      <w:lvlText w:val=""/>
      <w:lvlJc w:val="left"/>
      <w:pPr>
        <w:ind w:left="4320" w:hanging="360"/>
      </w:pPr>
      <w:rPr>
        <w:rFonts w:ascii="Wingdings" w:hAnsi="Wingdings" w:hint="default"/>
      </w:rPr>
    </w:lvl>
    <w:lvl w:ilvl="6" w:tplc="21DC7C60">
      <w:start w:val="1"/>
      <w:numFmt w:val="bullet"/>
      <w:lvlText w:val=""/>
      <w:lvlJc w:val="left"/>
      <w:pPr>
        <w:ind w:left="5040" w:hanging="360"/>
      </w:pPr>
      <w:rPr>
        <w:rFonts w:ascii="Symbol" w:hAnsi="Symbol" w:hint="default"/>
      </w:rPr>
    </w:lvl>
    <w:lvl w:ilvl="7" w:tplc="D9D0A0EA">
      <w:start w:val="1"/>
      <w:numFmt w:val="bullet"/>
      <w:lvlText w:val="o"/>
      <w:lvlJc w:val="left"/>
      <w:pPr>
        <w:ind w:left="5760" w:hanging="360"/>
      </w:pPr>
      <w:rPr>
        <w:rFonts w:ascii="Courier New" w:hAnsi="Courier New" w:hint="default"/>
      </w:rPr>
    </w:lvl>
    <w:lvl w:ilvl="8" w:tplc="9C24B156">
      <w:start w:val="1"/>
      <w:numFmt w:val="bullet"/>
      <w:lvlText w:val=""/>
      <w:lvlJc w:val="left"/>
      <w:pPr>
        <w:ind w:left="6480" w:hanging="360"/>
      </w:pPr>
      <w:rPr>
        <w:rFonts w:ascii="Wingdings" w:hAnsi="Wingdings" w:hint="default"/>
      </w:rPr>
    </w:lvl>
  </w:abstractNum>
  <w:abstractNum w:abstractNumId="31" w15:restartNumberingAfterBreak="0">
    <w:nsid w:val="5CF671BD"/>
    <w:multiLevelType w:val="hybridMultilevel"/>
    <w:tmpl w:val="0F6AA22C"/>
    <w:lvl w:ilvl="0" w:tplc="06A64918">
      <w:start w:val="1"/>
      <w:numFmt w:val="bullet"/>
      <w:lvlText w:val=""/>
      <w:lvlJc w:val="left"/>
      <w:pPr>
        <w:ind w:left="720" w:hanging="360"/>
      </w:pPr>
      <w:rPr>
        <w:rFonts w:ascii="Symbol" w:hAnsi="Symbol" w:hint="default"/>
      </w:rPr>
    </w:lvl>
    <w:lvl w:ilvl="1" w:tplc="9B8CEB84">
      <w:start w:val="1"/>
      <w:numFmt w:val="bullet"/>
      <w:lvlText w:val="o"/>
      <w:lvlJc w:val="left"/>
      <w:pPr>
        <w:ind w:left="1440" w:hanging="360"/>
      </w:pPr>
      <w:rPr>
        <w:rFonts w:ascii="Courier New" w:hAnsi="Courier New" w:hint="default"/>
      </w:rPr>
    </w:lvl>
    <w:lvl w:ilvl="2" w:tplc="D396CE06">
      <w:start w:val="1"/>
      <w:numFmt w:val="bullet"/>
      <w:lvlText w:val=""/>
      <w:lvlJc w:val="left"/>
      <w:pPr>
        <w:ind w:left="2160" w:hanging="360"/>
      </w:pPr>
      <w:rPr>
        <w:rFonts w:ascii="Wingdings" w:hAnsi="Wingdings" w:hint="default"/>
      </w:rPr>
    </w:lvl>
    <w:lvl w:ilvl="3" w:tplc="70B44B58">
      <w:start w:val="1"/>
      <w:numFmt w:val="bullet"/>
      <w:lvlText w:val=""/>
      <w:lvlJc w:val="left"/>
      <w:pPr>
        <w:ind w:left="2880" w:hanging="360"/>
      </w:pPr>
      <w:rPr>
        <w:rFonts w:ascii="Symbol" w:hAnsi="Symbol" w:hint="default"/>
      </w:rPr>
    </w:lvl>
    <w:lvl w:ilvl="4" w:tplc="DF045482">
      <w:start w:val="1"/>
      <w:numFmt w:val="bullet"/>
      <w:lvlText w:val="o"/>
      <w:lvlJc w:val="left"/>
      <w:pPr>
        <w:ind w:left="3600" w:hanging="360"/>
      </w:pPr>
      <w:rPr>
        <w:rFonts w:ascii="Courier New" w:hAnsi="Courier New" w:hint="default"/>
      </w:rPr>
    </w:lvl>
    <w:lvl w:ilvl="5" w:tplc="50BA88AE">
      <w:start w:val="1"/>
      <w:numFmt w:val="bullet"/>
      <w:lvlText w:val=""/>
      <w:lvlJc w:val="left"/>
      <w:pPr>
        <w:ind w:left="4320" w:hanging="360"/>
      </w:pPr>
      <w:rPr>
        <w:rFonts w:ascii="Wingdings" w:hAnsi="Wingdings" w:hint="default"/>
      </w:rPr>
    </w:lvl>
    <w:lvl w:ilvl="6" w:tplc="1694822C">
      <w:start w:val="1"/>
      <w:numFmt w:val="bullet"/>
      <w:lvlText w:val=""/>
      <w:lvlJc w:val="left"/>
      <w:pPr>
        <w:ind w:left="5040" w:hanging="360"/>
      </w:pPr>
      <w:rPr>
        <w:rFonts w:ascii="Symbol" w:hAnsi="Symbol" w:hint="default"/>
      </w:rPr>
    </w:lvl>
    <w:lvl w:ilvl="7" w:tplc="6AA6D43C">
      <w:start w:val="1"/>
      <w:numFmt w:val="bullet"/>
      <w:lvlText w:val="o"/>
      <w:lvlJc w:val="left"/>
      <w:pPr>
        <w:ind w:left="5760" w:hanging="360"/>
      </w:pPr>
      <w:rPr>
        <w:rFonts w:ascii="Courier New" w:hAnsi="Courier New" w:hint="default"/>
      </w:rPr>
    </w:lvl>
    <w:lvl w:ilvl="8" w:tplc="B36835A4">
      <w:start w:val="1"/>
      <w:numFmt w:val="bullet"/>
      <w:lvlText w:val=""/>
      <w:lvlJc w:val="left"/>
      <w:pPr>
        <w:ind w:left="6480" w:hanging="360"/>
      </w:pPr>
      <w:rPr>
        <w:rFonts w:ascii="Wingdings" w:hAnsi="Wingdings" w:hint="default"/>
      </w:rPr>
    </w:lvl>
  </w:abstractNum>
  <w:abstractNum w:abstractNumId="32" w15:restartNumberingAfterBreak="0">
    <w:nsid w:val="5DA54D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30B5BE9"/>
    <w:multiLevelType w:val="hybridMultilevel"/>
    <w:tmpl w:val="FFFFFFFF"/>
    <w:lvl w:ilvl="0" w:tplc="42F2B536">
      <w:start w:val="1"/>
      <w:numFmt w:val="bullet"/>
      <w:lvlText w:val=""/>
      <w:lvlJc w:val="left"/>
      <w:pPr>
        <w:ind w:left="720" w:hanging="360"/>
      </w:pPr>
      <w:rPr>
        <w:rFonts w:ascii="Symbol" w:hAnsi="Symbol" w:hint="default"/>
      </w:rPr>
    </w:lvl>
    <w:lvl w:ilvl="1" w:tplc="6090EAE8">
      <w:start w:val="1"/>
      <w:numFmt w:val="bullet"/>
      <w:lvlText w:val="o"/>
      <w:lvlJc w:val="left"/>
      <w:pPr>
        <w:ind w:left="1440" w:hanging="360"/>
      </w:pPr>
      <w:rPr>
        <w:rFonts w:ascii="Courier New" w:hAnsi="Courier New" w:hint="default"/>
      </w:rPr>
    </w:lvl>
    <w:lvl w:ilvl="2" w:tplc="83689B32">
      <w:start w:val="1"/>
      <w:numFmt w:val="bullet"/>
      <w:lvlText w:val=""/>
      <w:lvlJc w:val="left"/>
      <w:pPr>
        <w:ind w:left="2160" w:hanging="360"/>
      </w:pPr>
      <w:rPr>
        <w:rFonts w:ascii="Wingdings" w:hAnsi="Wingdings" w:hint="default"/>
      </w:rPr>
    </w:lvl>
    <w:lvl w:ilvl="3" w:tplc="44029184">
      <w:start w:val="1"/>
      <w:numFmt w:val="bullet"/>
      <w:lvlText w:val=""/>
      <w:lvlJc w:val="left"/>
      <w:pPr>
        <w:ind w:left="2880" w:hanging="360"/>
      </w:pPr>
      <w:rPr>
        <w:rFonts w:ascii="Symbol" w:hAnsi="Symbol" w:hint="default"/>
      </w:rPr>
    </w:lvl>
    <w:lvl w:ilvl="4" w:tplc="EE248440">
      <w:start w:val="1"/>
      <w:numFmt w:val="bullet"/>
      <w:lvlText w:val="o"/>
      <w:lvlJc w:val="left"/>
      <w:pPr>
        <w:ind w:left="3600" w:hanging="360"/>
      </w:pPr>
      <w:rPr>
        <w:rFonts w:ascii="Courier New" w:hAnsi="Courier New" w:hint="default"/>
      </w:rPr>
    </w:lvl>
    <w:lvl w:ilvl="5" w:tplc="235AA14C">
      <w:start w:val="1"/>
      <w:numFmt w:val="bullet"/>
      <w:lvlText w:val=""/>
      <w:lvlJc w:val="left"/>
      <w:pPr>
        <w:ind w:left="4320" w:hanging="360"/>
      </w:pPr>
      <w:rPr>
        <w:rFonts w:ascii="Wingdings" w:hAnsi="Wingdings" w:hint="default"/>
      </w:rPr>
    </w:lvl>
    <w:lvl w:ilvl="6" w:tplc="882C9346">
      <w:start w:val="1"/>
      <w:numFmt w:val="bullet"/>
      <w:lvlText w:val=""/>
      <w:lvlJc w:val="left"/>
      <w:pPr>
        <w:ind w:left="5040" w:hanging="360"/>
      </w:pPr>
      <w:rPr>
        <w:rFonts w:ascii="Symbol" w:hAnsi="Symbol" w:hint="default"/>
      </w:rPr>
    </w:lvl>
    <w:lvl w:ilvl="7" w:tplc="4B5C9BE6">
      <w:start w:val="1"/>
      <w:numFmt w:val="bullet"/>
      <w:lvlText w:val="o"/>
      <w:lvlJc w:val="left"/>
      <w:pPr>
        <w:ind w:left="5760" w:hanging="360"/>
      </w:pPr>
      <w:rPr>
        <w:rFonts w:ascii="Courier New" w:hAnsi="Courier New" w:hint="default"/>
      </w:rPr>
    </w:lvl>
    <w:lvl w:ilvl="8" w:tplc="72EAFC66">
      <w:start w:val="1"/>
      <w:numFmt w:val="bullet"/>
      <w:lvlText w:val=""/>
      <w:lvlJc w:val="left"/>
      <w:pPr>
        <w:ind w:left="6480" w:hanging="360"/>
      </w:pPr>
      <w:rPr>
        <w:rFonts w:ascii="Wingdings" w:hAnsi="Wingdings" w:hint="default"/>
      </w:rPr>
    </w:lvl>
  </w:abstractNum>
  <w:abstractNum w:abstractNumId="34" w15:restartNumberingAfterBreak="0">
    <w:nsid w:val="6519B1E7"/>
    <w:multiLevelType w:val="hybridMultilevel"/>
    <w:tmpl w:val="F050AEFA"/>
    <w:lvl w:ilvl="0" w:tplc="30B4E6D8">
      <w:start w:val="1"/>
      <w:numFmt w:val="bullet"/>
      <w:lvlText w:val=""/>
      <w:lvlJc w:val="left"/>
      <w:pPr>
        <w:ind w:left="720" w:hanging="360"/>
      </w:pPr>
      <w:rPr>
        <w:rFonts w:ascii="Symbol" w:hAnsi="Symbol" w:hint="default"/>
      </w:rPr>
    </w:lvl>
    <w:lvl w:ilvl="1" w:tplc="6F28D452">
      <w:start w:val="1"/>
      <w:numFmt w:val="bullet"/>
      <w:lvlText w:val="o"/>
      <w:lvlJc w:val="left"/>
      <w:pPr>
        <w:ind w:left="1440" w:hanging="360"/>
      </w:pPr>
      <w:rPr>
        <w:rFonts w:ascii="Courier New" w:hAnsi="Courier New" w:hint="default"/>
      </w:rPr>
    </w:lvl>
    <w:lvl w:ilvl="2" w:tplc="06C2A0AE">
      <w:start w:val="1"/>
      <w:numFmt w:val="bullet"/>
      <w:lvlText w:val=""/>
      <w:lvlJc w:val="left"/>
      <w:pPr>
        <w:ind w:left="2160" w:hanging="360"/>
      </w:pPr>
      <w:rPr>
        <w:rFonts w:ascii="Wingdings" w:hAnsi="Wingdings" w:hint="default"/>
      </w:rPr>
    </w:lvl>
    <w:lvl w:ilvl="3" w:tplc="D42EAA6E">
      <w:start w:val="1"/>
      <w:numFmt w:val="bullet"/>
      <w:lvlText w:val=""/>
      <w:lvlJc w:val="left"/>
      <w:pPr>
        <w:ind w:left="2880" w:hanging="360"/>
      </w:pPr>
      <w:rPr>
        <w:rFonts w:ascii="Symbol" w:hAnsi="Symbol" w:hint="default"/>
      </w:rPr>
    </w:lvl>
    <w:lvl w:ilvl="4" w:tplc="D0AA8DE8">
      <w:start w:val="1"/>
      <w:numFmt w:val="bullet"/>
      <w:lvlText w:val="o"/>
      <w:lvlJc w:val="left"/>
      <w:pPr>
        <w:ind w:left="3600" w:hanging="360"/>
      </w:pPr>
      <w:rPr>
        <w:rFonts w:ascii="Courier New" w:hAnsi="Courier New" w:hint="default"/>
      </w:rPr>
    </w:lvl>
    <w:lvl w:ilvl="5" w:tplc="80D6FBCC">
      <w:start w:val="1"/>
      <w:numFmt w:val="bullet"/>
      <w:lvlText w:val=""/>
      <w:lvlJc w:val="left"/>
      <w:pPr>
        <w:ind w:left="4320" w:hanging="360"/>
      </w:pPr>
      <w:rPr>
        <w:rFonts w:ascii="Wingdings" w:hAnsi="Wingdings" w:hint="default"/>
      </w:rPr>
    </w:lvl>
    <w:lvl w:ilvl="6" w:tplc="47E0ECF2">
      <w:start w:val="1"/>
      <w:numFmt w:val="bullet"/>
      <w:lvlText w:val=""/>
      <w:lvlJc w:val="left"/>
      <w:pPr>
        <w:ind w:left="5040" w:hanging="360"/>
      </w:pPr>
      <w:rPr>
        <w:rFonts w:ascii="Symbol" w:hAnsi="Symbol" w:hint="default"/>
      </w:rPr>
    </w:lvl>
    <w:lvl w:ilvl="7" w:tplc="AD0054F2">
      <w:start w:val="1"/>
      <w:numFmt w:val="bullet"/>
      <w:lvlText w:val="o"/>
      <w:lvlJc w:val="left"/>
      <w:pPr>
        <w:ind w:left="5760" w:hanging="360"/>
      </w:pPr>
      <w:rPr>
        <w:rFonts w:ascii="Courier New" w:hAnsi="Courier New" w:hint="default"/>
      </w:rPr>
    </w:lvl>
    <w:lvl w:ilvl="8" w:tplc="3836C4D4">
      <w:start w:val="1"/>
      <w:numFmt w:val="bullet"/>
      <w:lvlText w:val=""/>
      <w:lvlJc w:val="left"/>
      <w:pPr>
        <w:ind w:left="6480" w:hanging="360"/>
      </w:pPr>
      <w:rPr>
        <w:rFonts w:ascii="Wingdings" w:hAnsi="Wingdings" w:hint="default"/>
      </w:rPr>
    </w:lvl>
  </w:abstractNum>
  <w:abstractNum w:abstractNumId="35" w15:restartNumberingAfterBreak="0">
    <w:nsid w:val="689EF06D"/>
    <w:multiLevelType w:val="hybridMultilevel"/>
    <w:tmpl w:val="FF4C8C0E"/>
    <w:lvl w:ilvl="0" w:tplc="73588F60">
      <w:start w:val="3"/>
      <w:numFmt w:val="decimal"/>
      <w:lvlText w:val="%1."/>
      <w:lvlJc w:val="left"/>
      <w:pPr>
        <w:ind w:left="720" w:hanging="360"/>
      </w:pPr>
    </w:lvl>
    <w:lvl w:ilvl="1" w:tplc="E1062FA2">
      <w:start w:val="1"/>
      <w:numFmt w:val="lowerLetter"/>
      <w:lvlText w:val="%2."/>
      <w:lvlJc w:val="left"/>
      <w:pPr>
        <w:ind w:left="1440" w:hanging="360"/>
      </w:pPr>
    </w:lvl>
    <w:lvl w:ilvl="2" w:tplc="A20068C0">
      <w:start w:val="1"/>
      <w:numFmt w:val="lowerRoman"/>
      <w:lvlText w:val="%3."/>
      <w:lvlJc w:val="right"/>
      <w:pPr>
        <w:ind w:left="2160" w:hanging="180"/>
      </w:pPr>
    </w:lvl>
    <w:lvl w:ilvl="3" w:tplc="15E45072">
      <w:start w:val="1"/>
      <w:numFmt w:val="decimal"/>
      <w:lvlText w:val="%4."/>
      <w:lvlJc w:val="left"/>
      <w:pPr>
        <w:ind w:left="2880" w:hanging="360"/>
      </w:pPr>
    </w:lvl>
    <w:lvl w:ilvl="4" w:tplc="7BB89F1A">
      <w:start w:val="1"/>
      <w:numFmt w:val="lowerLetter"/>
      <w:lvlText w:val="%5."/>
      <w:lvlJc w:val="left"/>
      <w:pPr>
        <w:ind w:left="3600" w:hanging="360"/>
      </w:pPr>
    </w:lvl>
    <w:lvl w:ilvl="5" w:tplc="3904ABFE">
      <w:start w:val="1"/>
      <w:numFmt w:val="lowerRoman"/>
      <w:lvlText w:val="%6."/>
      <w:lvlJc w:val="right"/>
      <w:pPr>
        <w:ind w:left="4320" w:hanging="180"/>
      </w:pPr>
    </w:lvl>
    <w:lvl w:ilvl="6" w:tplc="D49880C8">
      <w:start w:val="1"/>
      <w:numFmt w:val="decimal"/>
      <w:lvlText w:val="%7."/>
      <w:lvlJc w:val="left"/>
      <w:pPr>
        <w:ind w:left="5040" w:hanging="360"/>
      </w:pPr>
    </w:lvl>
    <w:lvl w:ilvl="7" w:tplc="F9A4AD20">
      <w:start w:val="1"/>
      <w:numFmt w:val="lowerLetter"/>
      <w:lvlText w:val="%8."/>
      <w:lvlJc w:val="left"/>
      <w:pPr>
        <w:ind w:left="5760" w:hanging="360"/>
      </w:pPr>
    </w:lvl>
    <w:lvl w:ilvl="8" w:tplc="11706DDC">
      <w:start w:val="1"/>
      <w:numFmt w:val="lowerRoman"/>
      <w:lvlText w:val="%9."/>
      <w:lvlJc w:val="right"/>
      <w:pPr>
        <w:ind w:left="6480" w:hanging="180"/>
      </w:pPr>
    </w:lvl>
  </w:abstractNum>
  <w:abstractNum w:abstractNumId="36" w15:restartNumberingAfterBreak="0">
    <w:nsid w:val="6B2EF5AF"/>
    <w:multiLevelType w:val="hybridMultilevel"/>
    <w:tmpl w:val="021669E4"/>
    <w:lvl w:ilvl="0" w:tplc="E1C82FCE">
      <w:start w:val="3"/>
      <w:numFmt w:val="decimal"/>
      <w:lvlText w:val="%1."/>
      <w:lvlJc w:val="left"/>
      <w:pPr>
        <w:ind w:left="720" w:hanging="360"/>
      </w:pPr>
    </w:lvl>
    <w:lvl w:ilvl="1" w:tplc="6926530C">
      <w:start w:val="1"/>
      <w:numFmt w:val="lowerLetter"/>
      <w:lvlText w:val="%2."/>
      <w:lvlJc w:val="left"/>
      <w:pPr>
        <w:ind w:left="1440" w:hanging="360"/>
      </w:pPr>
    </w:lvl>
    <w:lvl w:ilvl="2" w:tplc="5B7C0A38">
      <w:start w:val="1"/>
      <w:numFmt w:val="lowerRoman"/>
      <w:lvlText w:val="%3."/>
      <w:lvlJc w:val="right"/>
      <w:pPr>
        <w:ind w:left="2160" w:hanging="180"/>
      </w:pPr>
    </w:lvl>
    <w:lvl w:ilvl="3" w:tplc="4E5A5842">
      <w:start w:val="1"/>
      <w:numFmt w:val="decimal"/>
      <w:lvlText w:val="%4."/>
      <w:lvlJc w:val="left"/>
      <w:pPr>
        <w:ind w:left="2880" w:hanging="360"/>
      </w:pPr>
    </w:lvl>
    <w:lvl w:ilvl="4" w:tplc="52D4F980">
      <w:start w:val="1"/>
      <w:numFmt w:val="lowerLetter"/>
      <w:lvlText w:val="%5."/>
      <w:lvlJc w:val="left"/>
      <w:pPr>
        <w:ind w:left="3600" w:hanging="360"/>
      </w:pPr>
    </w:lvl>
    <w:lvl w:ilvl="5" w:tplc="30B26468">
      <w:start w:val="1"/>
      <w:numFmt w:val="lowerRoman"/>
      <w:lvlText w:val="%6."/>
      <w:lvlJc w:val="right"/>
      <w:pPr>
        <w:ind w:left="4320" w:hanging="180"/>
      </w:pPr>
    </w:lvl>
    <w:lvl w:ilvl="6" w:tplc="852EBB56">
      <w:start w:val="1"/>
      <w:numFmt w:val="decimal"/>
      <w:lvlText w:val="%7."/>
      <w:lvlJc w:val="left"/>
      <w:pPr>
        <w:ind w:left="5040" w:hanging="360"/>
      </w:pPr>
    </w:lvl>
    <w:lvl w:ilvl="7" w:tplc="63EA5C88">
      <w:start w:val="1"/>
      <w:numFmt w:val="lowerLetter"/>
      <w:lvlText w:val="%8."/>
      <w:lvlJc w:val="left"/>
      <w:pPr>
        <w:ind w:left="5760" w:hanging="360"/>
      </w:pPr>
    </w:lvl>
    <w:lvl w:ilvl="8" w:tplc="498010EC">
      <w:start w:val="1"/>
      <w:numFmt w:val="lowerRoman"/>
      <w:lvlText w:val="%9."/>
      <w:lvlJc w:val="right"/>
      <w:pPr>
        <w:ind w:left="6480" w:hanging="180"/>
      </w:pPr>
    </w:lvl>
  </w:abstractNum>
  <w:abstractNum w:abstractNumId="37" w15:restartNumberingAfterBreak="0">
    <w:nsid w:val="6C776206"/>
    <w:multiLevelType w:val="hybridMultilevel"/>
    <w:tmpl w:val="FBB864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5866BCB"/>
    <w:multiLevelType w:val="hybridMultilevel"/>
    <w:tmpl w:val="FFFFFFFF"/>
    <w:lvl w:ilvl="0" w:tplc="0C881DAA">
      <w:start w:val="1"/>
      <w:numFmt w:val="bullet"/>
      <w:lvlText w:val="-"/>
      <w:lvlJc w:val="left"/>
      <w:pPr>
        <w:ind w:left="720" w:hanging="360"/>
      </w:pPr>
      <w:rPr>
        <w:rFonts w:ascii="Calibri" w:hAnsi="Calibri" w:hint="default"/>
      </w:rPr>
    </w:lvl>
    <w:lvl w:ilvl="1" w:tplc="53CE81D2">
      <w:start w:val="1"/>
      <w:numFmt w:val="bullet"/>
      <w:lvlText w:val="o"/>
      <w:lvlJc w:val="left"/>
      <w:pPr>
        <w:ind w:left="1440" w:hanging="360"/>
      </w:pPr>
      <w:rPr>
        <w:rFonts w:ascii="Courier New" w:hAnsi="Courier New" w:hint="default"/>
      </w:rPr>
    </w:lvl>
    <w:lvl w:ilvl="2" w:tplc="B81A7642">
      <w:start w:val="1"/>
      <w:numFmt w:val="bullet"/>
      <w:lvlText w:val=""/>
      <w:lvlJc w:val="left"/>
      <w:pPr>
        <w:ind w:left="2160" w:hanging="360"/>
      </w:pPr>
      <w:rPr>
        <w:rFonts w:ascii="Wingdings" w:hAnsi="Wingdings" w:hint="default"/>
      </w:rPr>
    </w:lvl>
    <w:lvl w:ilvl="3" w:tplc="48B84132">
      <w:start w:val="1"/>
      <w:numFmt w:val="bullet"/>
      <w:lvlText w:val=""/>
      <w:lvlJc w:val="left"/>
      <w:pPr>
        <w:ind w:left="2880" w:hanging="360"/>
      </w:pPr>
      <w:rPr>
        <w:rFonts w:ascii="Symbol" w:hAnsi="Symbol" w:hint="default"/>
      </w:rPr>
    </w:lvl>
    <w:lvl w:ilvl="4" w:tplc="A46AF4FC">
      <w:start w:val="1"/>
      <w:numFmt w:val="bullet"/>
      <w:lvlText w:val="o"/>
      <w:lvlJc w:val="left"/>
      <w:pPr>
        <w:ind w:left="3600" w:hanging="360"/>
      </w:pPr>
      <w:rPr>
        <w:rFonts w:ascii="Courier New" w:hAnsi="Courier New" w:hint="default"/>
      </w:rPr>
    </w:lvl>
    <w:lvl w:ilvl="5" w:tplc="E7CAE8D8">
      <w:start w:val="1"/>
      <w:numFmt w:val="bullet"/>
      <w:lvlText w:val=""/>
      <w:lvlJc w:val="left"/>
      <w:pPr>
        <w:ind w:left="4320" w:hanging="360"/>
      </w:pPr>
      <w:rPr>
        <w:rFonts w:ascii="Wingdings" w:hAnsi="Wingdings" w:hint="default"/>
      </w:rPr>
    </w:lvl>
    <w:lvl w:ilvl="6" w:tplc="4E7EC1B0">
      <w:start w:val="1"/>
      <w:numFmt w:val="bullet"/>
      <w:lvlText w:val=""/>
      <w:lvlJc w:val="left"/>
      <w:pPr>
        <w:ind w:left="5040" w:hanging="360"/>
      </w:pPr>
      <w:rPr>
        <w:rFonts w:ascii="Symbol" w:hAnsi="Symbol" w:hint="default"/>
      </w:rPr>
    </w:lvl>
    <w:lvl w:ilvl="7" w:tplc="EDA46E0C">
      <w:start w:val="1"/>
      <w:numFmt w:val="bullet"/>
      <w:lvlText w:val="o"/>
      <w:lvlJc w:val="left"/>
      <w:pPr>
        <w:ind w:left="5760" w:hanging="360"/>
      </w:pPr>
      <w:rPr>
        <w:rFonts w:ascii="Courier New" w:hAnsi="Courier New" w:hint="default"/>
      </w:rPr>
    </w:lvl>
    <w:lvl w:ilvl="8" w:tplc="64C42E10">
      <w:start w:val="1"/>
      <w:numFmt w:val="bullet"/>
      <w:lvlText w:val=""/>
      <w:lvlJc w:val="left"/>
      <w:pPr>
        <w:ind w:left="6480" w:hanging="360"/>
      </w:pPr>
      <w:rPr>
        <w:rFonts w:ascii="Wingdings" w:hAnsi="Wingdings" w:hint="default"/>
      </w:rPr>
    </w:lvl>
  </w:abstractNum>
  <w:abstractNum w:abstractNumId="39" w15:restartNumberingAfterBreak="0">
    <w:nsid w:val="7662179A"/>
    <w:multiLevelType w:val="hybridMultilevel"/>
    <w:tmpl w:val="84B0DE26"/>
    <w:lvl w:ilvl="0" w:tplc="F5D69C06">
      <w:start w:val="1"/>
      <w:numFmt w:val="bullet"/>
      <w:lvlText w:val=""/>
      <w:lvlJc w:val="left"/>
      <w:pPr>
        <w:ind w:left="720" w:hanging="360"/>
      </w:pPr>
      <w:rPr>
        <w:rFonts w:ascii="Symbol" w:hAnsi="Symbol" w:hint="default"/>
      </w:rPr>
    </w:lvl>
    <w:lvl w:ilvl="1" w:tplc="07AA88BC">
      <w:start w:val="1"/>
      <w:numFmt w:val="bullet"/>
      <w:lvlText w:val="o"/>
      <w:lvlJc w:val="left"/>
      <w:pPr>
        <w:ind w:left="1440" w:hanging="360"/>
      </w:pPr>
      <w:rPr>
        <w:rFonts w:ascii="Courier New" w:hAnsi="Courier New" w:hint="default"/>
      </w:rPr>
    </w:lvl>
    <w:lvl w:ilvl="2" w:tplc="0C72F696">
      <w:start w:val="1"/>
      <w:numFmt w:val="bullet"/>
      <w:lvlText w:val=""/>
      <w:lvlJc w:val="left"/>
      <w:pPr>
        <w:ind w:left="2160" w:hanging="360"/>
      </w:pPr>
      <w:rPr>
        <w:rFonts w:ascii="Wingdings" w:hAnsi="Wingdings" w:hint="default"/>
      </w:rPr>
    </w:lvl>
    <w:lvl w:ilvl="3" w:tplc="5CD23B56">
      <w:start w:val="1"/>
      <w:numFmt w:val="bullet"/>
      <w:lvlText w:val=""/>
      <w:lvlJc w:val="left"/>
      <w:pPr>
        <w:ind w:left="2880" w:hanging="360"/>
      </w:pPr>
      <w:rPr>
        <w:rFonts w:ascii="Symbol" w:hAnsi="Symbol" w:hint="default"/>
      </w:rPr>
    </w:lvl>
    <w:lvl w:ilvl="4" w:tplc="D396C2D6">
      <w:start w:val="1"/>
      <w:numFmt w:val="bullet"/>
      <w:lvlText w:val="o"/>
      <w:lvlJc w:val="left"/>
      <w:pPr>
        <w:ind w:left="3600" w:hanging="360"/>
      </w:pPr>
      <w:rPr>
        <w:rFonts w:ascii="Courier New" w:hAnsi="Courier New" w:hint="default"/>
      </w:rPr>
    </w:lvl>
    <w:lvl w:ilvl="5" w:tplc="FC7CBB54">
      <w:start w:val="1"/>
      <w:numFmt w:val="bullet"/>
      <w:lvlText w:val=""/>
      <w:lvlJc w:val="left"/>
      <w:pPr>
        <w:ind w:left="4320" w:hanging="360"/>
      </w:pPr>
      <w:rPr>
        <w:rFonts w:ascii="Wingdings" w:hAnsi="Wingdings" w:hint="default"/>
      </w:rPr>
    </w:lvl>
    <w:lvl w:ilvl="6" w:tplc="280C9C90">
      <w:start w:val="1"/>
      <w:numFmt w:val="bullet"/>
      <w:lvlText w:val=""/>
      <w:lvlJc w:val="left"/>
      <w:pPr>
        <w:ind w:left="5040" w:hanging="360"/>
      </w:pPr>
      <w:rPr>
        <w:rFonts w:ascii="Symbol" w:hAnsi="Symbol" w:hint="default"/>
      </w:rPr>
    </w:lvl>
    <w:lvl w:ilvl="7" w:tplc="CC125F26">
      <w:start w:val="1"/>
      <w:numFmt w:val="bullet"/>
      <w:lvlText w:val="o"/>
      <w:lvlJc w:val="left"/>
      <w:pPr>
        <w:ind w:left="5760" w:hanging="360"/>
      </w:pPr>
      <w:rPr>
        <w:rFonts w:ascii="Courier New" w:hAnsi="Courier New" w:hint="default"/>
      </w:rPr>
    </w:lvl>
    <w:lvl w:ilvl="8" w:tplc="9258DEE8">
      <w:start w:val="1"/>
      <w:numFmt w:val="bullet"/>
      <w:lvlText w:val=""/>
      <w:lvlJc w:val="left"/>
      <w:pPr>
        <w:ind w:left="6480" w:hanging="360"/>
      </w:pPr>
      <w:rPr>
        <w:rFonts w:ascii="Wingdings" w:hAnsi="Wingdings" w:hint="default"/>
      </w:rPr>
    </w:lvl>
  </w:abstractNum>
  <w:abstractNum w:abstractNumId="40" w15:restartNumberingAfterBreak="0">
    <w:nsid w:val="792B4318"/>
    <w:multiLevelType w:val="hybridMultilevel"/>
    <w:tmpl w:val="FBB86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129C11"/>
    <w:multiLevelType w:val="hybridMultilevel"/>
    <w:tmpl w:val="FFFFFFFF"/>
    <w:lvl w:ilvl="0" w:tplc="5DF86B18">
      <w:start w:val="1"/>
      <w:numFmt w:val="bullet"/>
      <w:lvlText w:val="-"/>
      <w:lvlJc w:val="left"/>
      <w:pPr>
        <w:ind w:left="720" w:hanging="360"/>
      </w:pPr>
      <w:rPr>
        <w:rFonts w:ascii="Calibri" w:hAnsi="Calibri" w:hint="default"/>
      </w:rPr>
    </w:lvl>
    <w:lvl w:ilvl="1" w:tplc="DFAEBD22">
      <w:start w:val="1"/>
      <w:numFmt w:val="bullet"/>
      <w:lvlText w:val="o"/>
      <w:lvlJc w:val="left"/>
      <w:pPr>
        <w:ind w:left="1440" w:hanging="360"/>
      </w:pPr>
      <w:rPr>
        <w:rFonts w:ascii="Courier New" w:hAnsi="Courier New" w:hint="default"/>
      </w:rPr>
    </w:lvl>
    <w:lvl w:ilvl="2" w:tplc="4F8066EE">
      <w:start w:val="1"/>
      <w:numFmt w:val="bullet"/>
      <w:lvlText w:val=""/>
      <w:lvlJc w:val="left"/>
      <w:pPr>
        <w:ind w:left="2160" w:hanging="360"/>
      </w:pPr>
      <w:rPr>
        <w:rFonts w:ascii="Wingdings" w:hAnsi="Wingdings" w:hint="default"/>
      </w:rPr>
    </w:lvl>
    <w:lvl w:ilvl="3" w:tplc="309E9FDC">
      <w:start w:val="1"/>
      <w:numFmt w:val="bullet"/>
      <w:lvlText w:val=""/>
      <w:lvlJc w:val="left"/>
      <w:pPr>
        <w:ind w:left="2880" w:hanging="360"/>
      </w:pPr>
      <w:rPr>
        <w:rFonts w:ascii="Symbol" w:hAnsi="Symbol" w:hint="default"/>
      </w:rPr>
    </w:lvl>
    <w:lvl w:ilvl="4" w:tplc="58F2AD38">
      <w:start w:val="1"/>
      <w:numFmt w:val="bullet"/>
      <w:lvlText w:val="o"/>
      <w:lvlJc w:val="left"/>
      <w:pPr>
        <w:ind w:left="3600" w:hanging="360"/>
      </w:pPr>
      <w:rPr>
        <w:rFonts w:ascii="Courier New" w:hAnsi="Courier New" w:hint="default"/>
      </w:rPr>
    </w:lvl>
    <w:lvl w:ilvl="5" w:tplc="ED848266">
      <w:start w:val="1"/>
      <w:numFmt w:val="bullet"/>
      <w:lvlText w:val=""/>
      <w:lvlJc w:val="left"/>
      <w:pPr>
        <w:ind w:left="4320" w:hanging="360"/>
      </w:pPr>
      <w:rPr>
        <w:rFonts w:ascii="Wingdings" w:hAnsi="Wingdings" w:hint="default"/>
      </w:rPr>
    </w:lvl>
    <w:lvl w:ilvl="6" w:tplc="F4526F2A">
      <w:start w:val="1"/>
      <w:numFmt w:val="bullet"/>
      <w:lvlText w:val=""/>
      <w:lvlJc w:val="left"/>
      <w:pPr>
        <w:ind w:left="5040" w:hanging="360"/>
      </w:pPr>
      <w:rPr>
        <w:rFonts w:ascii="Symbol" w:hAnsi="Symbol" w:hint="default"/>
      </w:rPr>
    </w:lvl>
    <w:lvl w:ilvl="7" w:tplc="1DC69AC0">
      <w:start w:val="1"/>
      <w:numFmt w:val="bullet"/>
      <w:lvlText w:val="o"/>
      <w:lvlJc w:val="left"/>
      <w:pPr>
        <w:ind w:left="5760" w:hanging="360"/>
      </w:pPr>
      <w:rPr>
        <w:rFonts w:ascii="Courier New" w:hAnsi="Courier New" w:hint="default"/>
      </w:rPr>
    </w:lvl>
    <w:lvl w:ilvl="8" w:tplc="2FEE3674">
      <w:start w:val="1"/>
      <w:numFmt w:val="bullet"/>
      <w:lvlText w:val=""/>
      <w:lvlJc w:val="left"/>
      <w:pPr>
        <w:ind w:left="6480" w:hanging="360"/>
      </w:pPr>
      <w:rPr>
        <w:rFonts w:ascii="Wingdings" w:hAnsi="Wingdings" w:hint="default"/>
      </w:rPr>
    </w:lvl>
  </w:abstractNum>
  <w:num w:numId="1" w16cid:durableId="241566581">
    <w:abstractNumId w:val="4"/>
  </w:num>
  <w:num w:numId="2" w16cid:durableId="399907735">
    <w:abstractNumId w:val="28"/>
  </w:num>
  <w:num w:numId="3" w16cid:durableId="1782723950">
    <w:abstractNumId w:val="41"/>
  </w:num>
  <w:num w:numId="4" w16cid:durableId="218132179">
    <w:abstractNumId w:val="38"/>
  </w:num>
  <w:num w:numId="5" w16cid:durableId="223295355">
    <w:abstractNumId w:val="29"/>
  </w:num>
  <w:num w:numId="6" w16cid:durableId="633408652">
    <w:abstractNumId w:val="33"/>
  </w:num>
  <w:num w:numId="7" w16cid:durableId="347100594">
    <w:abstractNumId w:val="18"/>
  </w:num>
  <w:num w:numId="8" w16cid:durableId="389889125">
    <w:abstractNumId w:val="16"/>
  </w:num>
  <w:num w:numId="9" w16cid:durableId="1712919613">
    <w:abstractNumId w:val="8"/>
  </w:num>
  <w:num w:numId="10" w16cid:durableId="955520766">
    <w:abstractNumId w:val="22"/>
  </w:num>
  <w:num w:numId="11" w16cid:durableId="2131585335">
    <w:abstractNumId w:val="9"/>
  </w:num>
  <w:num w:numId="12" w16cid:durableId="2124957261">
    <w:abstractNumId w:val="24"/>
  </w:num>
  <w:num w:numId="13" w16cid:durableId="1848131448">
    <w:abstractNumId w:val="14"/>
  </w:num>
  <w:num w:numId="14" w16cid:durableId="539829098">
    <w:abstractNumId w:val="35"/>
  </w:num>
  <w:num w:numId="15" w16cid:durableId="1627656761">
    <w:abstractNumId w:val="2"/>
  </w:num>
  <w:num w:numId="16" w16cid:durableId="1255941790">
    <w:abstractNumId w:val="11"/>
  </w:num>
  <w:num w:numId="17" w16cid:durableId="1307278979">
    <w:abstractNumId w:val="10"/>
  </w:num>
  <w:num w:numId="18" w16cid:durableId="1025595203">
    <w:abstractNumId w:val="10"/>
  </w:num>
  <w:num w:numId="19" w16cid:durableId="424809021">
    <w:abstractNumId w:val="10"/>
  </w:num>
  <w:num w:numId="20" w16cid:durableId="465045765">
    <w:abstractNumId w:val="10"/>
  </w:num>
  <w:num w:numId="21" w16cid:durableId="1056586400">
    <w:abstractNumId w:val="32"/>
  </w:num>
  <w:num w:numId="22" w16cid:durableId="736245024">
    <w:abstractNumId w:val="13"/>
  </w:num>
  <w:num w:numId="23" w16cid:durableId="1042904734">
    <w:abstractNumId w:val="3"/>
  </w:num>
  <w:num w:numId="24" w16cid:durableId="1349061522">
    <w:abstractNumId w:val="36"/>
  </w:num>
  <w:num w:numId="25" w16cid:durableId="294026926">
    <w:abstractNumId w:val="25"/>
  </w:num>
  <w:num w:numId="26" w16cid:durableId="491217017">
    <w:abstractNumId w:val="0"/>
  </w:num>
  <w:num w:numId="27" w16cid:durableId="202836558">
    <w:abstractNumId w:val="40"/>
  </w:num>
  <w:num w:numId="28" w16cid:durableId="677075914">
    <w:abstractNumId w:val="23"/>
  </w:num>
  <w:num w:numId="29" w16cid:durableId="1052114950">
    <w:abstractNumId w:val="37"/>
  </w:num>
  <w:num w:numId="30" w16cid:durableId="719090999">
    <w:abstractNumId w:val="6"/>
  </w:num>
  <w:num w:numId="31" w16cid:durableId="1610695709">
    <w:abstractNumId w:val="19"/>
  </w:num>
  <w:num w:numId="32" w16cid:durableId="1490949877">
    <w:abstractNumId w:val="12"/>
  </w:num>
  <w:num w:numId="33" w16cid:durableId="2117753821">
    <w:abstractNumId w:val="20"/>
  </w:num>
  <w:num w:numId="34" w16cid:durableId="1946763553">
    <w:abstractNumId w:val="27"/>
  </w:num>
  <w:num w:numId="35" w16cid:durableId="677076653">
    <w:abstractNumId w:val="21"/>
  </w:num>
  <w:num w:numId="36" w16cid:durableId="1700011863">
    <w:abstractNumId w:val="26"/>
  </w:num>
  <w:num w:numId="37" w16cid:durableId="157893841">
    <w:abstractNumId w:val="5"/>
  </w:num>
  <w:num w:numId="38" w16cid:durableId="1251308130">
    <w:abstractNumId w:val="30"/>
  </w:num>
  <w:num w:numId="39" w16cid:durableId="1473987528">
    <w:abstractNumId w:val="34"/>
  </w:num>
  <w:num w:numId="40" w16cid:durableId="518859960">
    <w:abstractNumId w:val="7"/>
  </w:num>
  <w:num w:numId="41" w16cid:durableId="929437101">
    <w:abstractNumId w:val="39"/>
  </w:num>
  <w:num w:numId="42" w16cid:durableId="1179655799">
    <w:abstractNumId w:val="17"/>
  </w:num>
  <w:num w:numId="43" w16cid:durableId="2025088106">
    <w:abstractNumId w:val="1"/>
  </w:num>
  <w:num w:numId="44" w16cid:durableId="185406967">
    <w:abstractNumId w:val="31"/>
  </w:num>
  <w:num w:numId="45" w16cid:durableId="1391928947">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isha Aggarwal">
    <w15:presenceInfo w15:providerId="AD" w15:userId="S::anisha.aggarwal@eccalon.com::438de13a-7917-4e21-92d3-2355fbbd1b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revisionView w:markup="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0F3C"/>
    <w:rsid w:val="0000045F"/>
    <w:rsid w:val="0000074C"/>
    <w:rsid w:val="0000092A"/>
    <w:rsid w:val="00001095"/>
    <w:rsid w:val="00001C99"/>
    <w:rsid w:val="0000236E"/>
    <w:rsid w:val="00004832"/>
    <w:rsid w:val="000066DF"/>
    <w:rsid w:val="00006836"/>
    <w:rsid w:val="0001176C"/>
    <w:rsid w:val="00013D59"/>
    <w:rsid w:val="0001450A"/>
    <w:rsid w:val="00015DFC"/>
    <w:rsid w:val="00016821"/>
    <w:rsid w:val="00017105"/>
    <w:rsid w:val="00020E9D"/>
    <w:rsid w:val="0002116F"/>
    <w:rsid w:val="00023578"/>
    <w:rsid w:val="0003063F"/>
    <w:rsid w:val="000307A4"/>
    <w:rsid w:val="00030F81"/>
    <w:rsid w:val="00031D62"/>
    <w:rsid w:val="0003255C"/>
    <w:rsid w:val="000339A1"/>
    <w:rsid w:val="0003798C"/>
    <w:rsid w:val="00037E5A"/>
    <w:rsid w:val="0004216D"/>
    <w:rsid w:val="00043E1A"/>
    <w:rsid w:val="000441EF"/>
    <w:rsid w:val="000479EE"/>
    <w:rsid w:val="00050328"/>
    <w:rsid w:val="00050FF9"/>
    <w:rsid w:val="00051723"/>
    <w:rsid w:val="000521CC"/>
    <w:rsid w:val="00053493"/>
    <w:rsid w:val="00053D68"/>
    <w:rsid w:val="0005615B"/>
    <w:rsid w:val="0005706A"/>
    <w:rsid w:val="000655BE"/>
    <w:rsid w:val="00070D53"/>
    <w:rsid w:val="00071F31"/>
    <w:rsid w:val="0007395D"/>
    <w:rsid w:val="0007492D"/>
    <w:rsid w:val="00074F67"/>
    <w:rsid w:val="00077F97"/>
    <w:rsid w:val="00080928"/>
    <w:rsid w:val="00080DD8"/>
    <w:rsid w:val="00080E6C"/>
    <w:rsid w:val="0008143E"/>
    <w:rsid w:val="0008169C"/>
    <w:rsid w:val="00083F5D"/>
    <w:rsid w:val="00084778"/>
    <w:rsid w:val="00087734"/>
    <w:rsid w:val="00090E92"/>
    <w:rsid w:val="0009141A"/>
    <w:rsid w:val="000914CB"/>
    <w:rsid w:val="00092335"/>
    <w:rsid w:val="00092BC3"/>
    <w:rsid w:val="00092C56"/>
    <w:rsid w:val="0009368C"/>
    <w:rsid w:val="00093CE5"/>
    <w:rsid w:val="00094A26"/>
    <w:rsid w:val="000958BA"/>
    <w:rsid w:val="0009678F"/>
    <w:rsid w:val="00097181"/>
    <w:rsid w:val="000A0499"/>
    <w:rsid w:val="000A20EE"/>
    <w:rsid w:val="000A35D3"/>
    <w:rsid w:val="000A3BF1"/>
    <w:rsid w:val="000B0843"/>
    <w:rsid w:val="000B162A"/>
    <w:rsid w:val="000B1ED6"/>
    <w:rsid w:val="000B2220"/>
    <w:rsid w:val="000B3E00"/>
    <w:rsid w:val="000B3E9A"/>
    <w:rsid w:val="000B4810"/>
    <w:rsid w:val="000B4AFE"/>
    <w:rsid w:val="000B4B24"/>
    <w:rsid w:val="000B76FA"/>
    <w:rsid w:val="000C6EAF"/>
    <w:rsid w:val="000D0AE8"/>
    <w:rsid w:val="000D2116"/>
    <w:rsid w:val="000D2ACE"/>
    <w:rsid w:val="000D7584"/>
    <w:rsid w:val="000D76BB"/>
    <w:rsid w:val="000E0B14"/>
    <w:rsid w:val="000E123C"/>
    <w:rsid w:val="000E125C"/>
    <w:rsid w:val="000E1A8D"/>
    <w:rsid w:val="000E1FEC"/>
    <w:rsid w:val="000E2C13"/>
    <w:rsid w:val="000E2C2F"/>
    <w:rsid w:val="000E5394"/>
    <w:rsid w:val="000EA907"/>
    <w:rsid w:val="000F2BCF"/>
    <w:rsid w:val="000F4FEC"/>
    <w:rsid w:val="000F79E6"/>
    <w:rsid w:val="0010063B"/>
    <w:rsid w:val="00102889"/>
    <w:rsid w:val="00103ED8"/>
    <w:rsid w:val="00111316"/>
    <w:rsid w:val="001126D0"/>
    <w:rsid w:val="00114463"/>
    <w:rsid w:val="0011656F"/>
    <w:rsid w:val="00116E6E"/>
    <w:rsid w:val="001205C7"/>
    <w:rsid w:val="001215AA"/>
    <w:rsid w:val="00122516"/>
    <w:rsid w:val="001235FB"/>
    <w:rsid w:val="001248B7"/>
    <w:rsid w:val="00125BAB"/>
    <w:rsid w:val="001262AC"/>
    <w:rsid w:val="00126538"/>
    <w:rsid w:val="001268C7"/>
    <w:rsid w:val="001303E4"/>
    <w:rsid w:val="001349F6"/>
    <w:rsid w:val="00135438"/>
    <w:rsid w:val="001377E0"/>
    <w:rsid w:val="001408E1"/>
    <w:rsid w:val="0014211B"/>
    <w:rsid w:val="0014217C"/>
    <w:rsid w:val="001446EA"/>
    <w:rsid w:val="00144735"/>
    <w:rsid w:val="00147D8D"/>
    <w:rsid w:val="00153DC7"/>
    <w:rsid w:val="00154822"/>
    <w:rsid w:val="00155665"/>
    <w:rsid w:val="00160C12"/>
    <w:rsid w:val="00161924"/>
    <w:rsid w:val="00164B86"/>
    <w:rsid w:val="00165B64"/>
    <w:rsid w:val="00166FA7"/>
    <w:rsid w:val="00167958"/>
    <w:rsid w:val="0016ECD3"/>
    <w:rsid w:val="00170AC2"/>
    <w:rsid w:val="00170B12"/>
    <w:rsid w:val="001723EE"/>
    <w:rsid w:val="0017455F"/>
    <w:rsid w:val="00174DAA"/>
    <w:rsid w:val="0017614B"/>
    <w:rsid w:val="00176496"/>
    <w:rsid w:val="00176DC1"/>
    <w:rsid w:val="00177A7E"/>
    <w:rsid w:val="00181C3B"/>
    <w:rsid w:val="00181C56"/>
    <w:rsid w:val="001824DA"/>
    <w:rsid w:val="00182692"/>
    <w:rsid w:val="00182D6B"/>
    <w:rsid w:val="001830AF"/>
    <w:rsid w:val="00185AC8"/>
    <w:rsid w:val="00186168"/>
    <w:rsid w:val="00193C94"/>
    <w:rsid w:val="0019503E"/>
    <w:rsid w:val="001954B3"/>
    <w:rsid w:val="00195C05"/>
    <w:rsid w:val="001976E9"/>
    <w:rsid w:val="001A11ED"/>
    <w:rsid w:val="001A66CE"/>
    <w:rsid w:val="001A6C82"/>
    <w:rsid w:val="001A6F30"/>
    <w:rsid w:val="001A76B7"/>
    <w:rsid w:val="001B1F9B"/>
    <w:rsid w:val="001B62B6"/>
    <w:rsid w:val="001B6526"/>
    <w:rsid w:val="001B724B"/>
    <w:rsid w:val="001C1F06"/>
    <w:rsid w:val="001C3059"/>
    <w:rsid w:val="001C6620"/>
    <w:rsid w:val="001D05CD"/>
    <w:rsid w:val="001D1D60"/>
    <w:rsid w:val="001D2B7D"/>
    <w:rsid w:val="001D4446"/>
    <w:rsid w:val="001D54E5"/>
    <w:rsid w:val="001E13B8"/>
    <w:rsid w:val="001E267E"/>
    <w:rsid w:val="001F0FB2"/>
    <w:rsid w:val="001F15E1"/>
    <w:rsid w:val="001F4585"/>
    <w:rsid w:val="001F6287"/>
    <w:rsid w:val="001F636C"/>
    <w:rsid w:val="001F7C14"/>
    <w:rsid w:val="00200D2E"/>
    <w:rsid w:val="00201E23"/>
    <w:rsid w:val="0020240C"/>
    <w:rsid w:val="002025D5"/>
    <w:rsid w:val="002028EB"/>
    <w:rsid w:val="00202B0C"/>
    <w:rsid w:val="0020323E"/>
    <w:rsid w:val="002037B9"/>
    <w:rsid w:val="002051EC"/>
    <w:rsid w:val="00211DBF"/>
    <w:rsid w:val="00213461"/>
    <w:rsid w:val="00213744"/>
    <w:rsid w:val="00214171"/>
    <w:rsid w:val="00215AFF"/>
    <w:rsid w:val="002256C7"/>
    <w:rsid w:val="00232C5B"/>
    <w:rsid w:val="00232E19"/>
    <w:rsid w:val="00233713"/>
    <w:rsid w:val="0023634D"/>
    <w:rsid w:val="002372E8"/>
    <w:rsid w:val="002414EC"/>
    <w:rsid w:val="002426DE"/>
    <w:rsid w:val="00242F91"/>
    <w:rsid w:val="00243A9A"/>
    <w:rsid w:val="002443FF"/>
    <w:rsid w:val="00245582"/>
    <w:rsid w:val="0024579C"/>
    <w:rsid w:val="00245F17"/>
    <w:rsid w:val="00251F8B"/>
    <w:rsid w:val="00253D96"/>
    <w:rsid w:val="00254952"/>
    <w:rsid w:val="00254B28"/>
    <w:rsid w:val="00255B93"/>
    <w:rsid w:val="00255C1F"/>
    <w:rsid w:val="0025609B"/>
    <w:rsid w:val="00256835"/>
    <w:rsid w:val="002601B3"/>
    <w:rsid w:val="00261B03"/>
    <w:rsid w:val="00262DF4"/>
    <w:rsid w:val="0026373A"/>
    <w:rsid w:val="0026392D"/>
    <w:rsid w:val="00263E6E"/>
    <w:rsid w:val="0026402C"/>
    <w:rsid w:val="00264D10"/>
    <w:rsid w:val="00265F12"/>
    <w:rsid w:val="00266722"/>
    <w:rsid w:val="00270129"/>
    <w:rsid w:val="00271D69"/>
    <w:rsid w:val="00274103"/>
    <w:rsid w:val="00277FBA"/>
    <w:rsid w:val="00280A0A"/>
    <w:rsid w:val="00283E00"/>
    <w:rsid w:val="00283F58"/>
    <w:rsid w:val="00283FE4"/>
    <w:rsid w:val="00285AF0"/>
    <w:rsid w:val="00285EC4"/>
    <w:rsid w:val="0028678C"/>
    <w:rsid w:val="00287962"/>
    <w:rsid w:val="0029446D"/>
    <w:rsid w:val="00295516"/>
    <w:rsid w:val="002965D1"/>
    <w:rsid w:val="00296DDC"/>
    <w:rsid w:val="002A15F0"/>
    <w:rsid w:val="002A2422"/>
    <w:rsid w:val="002A4468"/>
    <w:rsid w:val="002A6581"/>
    <w:rsid w:val="002A6F5B"/>
    <w:rsid w:val="002A6FEA"/>
    <w:rsid w:val="002A739E"/>
    <w:rsid w:val="002B05A2"/>
    <w:rsid w:val="002B1362"/>
    <w:rsid w:val="002B3470"/>
    <w:rsid w:val="002B4BC5"/>
    <w:rsid w:val="002B5538"/>
    <w:rsid w:val="002B5B77"/>
    <w:rsid w:val="002B7E3C"/>
    <w:rsid w:val="002C2AE6"/>
    <w:rsid w:val="002C3232"/>
    <w:rsid w:val="002C796D"/>
    <w:rsid w:val="002D184E"/>
    <w:rsid w:val="002D2E78"/>
    <w:rsid w:val="002D312E"/>
    <w:rsid w:val="002D3373"/>
    <w:rsid w:val="002D368E"/>
    <w:rsid w:val="002D3A7B"/>
    <w:rsid w:val="002D64F7"/>
    <w:rsid w:val="002D65B8"/>
    <w:rsid w:val="002E1C41"/>
    <w:rsid w:val="002E3273"/>
    <w:rsid w:val="002F042E"/>
    <w:rsid w:val="002F11C7"/>
    <w:rsid w:val="002F1559"/>
    <w:rsid w:val="002F1C94"/>
    <w:rsid w:val="002F1F55"/>
    <w:rsid w:val="002F2393"/>
    <w:rsid w:val="002F329A"/>
    <w:rsid w:val="002F46DC"/>
    <w:rsid w:val="002F7653"/>
    <w:rsid w:val="002F77F8"/>
    <w:rsid w:val="002F7C91"/>
    <w:rsid w:val="002F7CCB"/>
    <w:rsid w:val="00300104"/>
    <w:rsid w:val="00305170"/>
    <w:rsid w:val="00305DAB"/>
    <w:rsid w:val="00306496"/>
    <w:rsid w:val="0030656F"/>
    <w:rsid w:val="00310FB7"/>
    <w:rsid w:val="00312860"/>
    <w:rsid w:val="00313D5C"/>
    <w:rsid w:val="00313E95"/>
    <w:rsid w:val="00320D23"/>
    <w:rsid w:val="00330708"/>
    <w:rsid w:val="00330748"/>
    <w:rsid w:val="003313BE"/>
    <w:rsid w:val="003334D5"/>
    <w:rsid w:val="00333FB5"/>
    <w:rsid w:val="0033402B"/>
    <w:rsid w:val="0033498F"/>
    <w:rsid w:val="0033590E"/>
    <w:rsid w:val="00336DC7"/>
    <w:rsid w:val="00340BB2"/>
    <w:rsid w:val="003420D0"/>
    <w:rsid w:val="00342FE1"/>
    <w:rsid w:val="00343FA7"/>
    <w:rsid w:val="00345D7A"/>
    <w:rsid w:val="003467BE"/>
    <w:rsid w:val="0034691B"/>
    <w:rsid w:val="00346A74"/>
    <w:rsid w:val="00346AE6"/>
    <w:rsid w:val="00350E03"/>
    <w:rsid w:val="003522BB"/>
    <w:rsid w:val="00353643"/>
    <w:rsid w:val="00353C47"/>
    <w:rsid w:val="00353E33"/>
    <w:rsid w:val="003553F5"/>
    <w:rsid w:val="0035725A"/>
    <w:rsid w:val="00357D77"/>
    <w:rsid w:val="003629C5"/>
    <w:rsid w:val="003660F6"/>
    <w:rsid w:val="00367757"/>
    <w:rsid w:val="00370CC3"/>
    <w:rsid w:val="0037102D"/>
    <w:rsid w:val="003714D6"/>
    <w:rsid w:val="00372EC3"/>
    <w:rsid w:val="003736EE"/>
    <w:rsid w:val="003744C9"/>
    <w:rsid w:val="003746B9"/>
    <w:rsid w:val="003750E9"/>
    <w:rsid w:val="00377E44"/>
    <w:rsid w:val="00380587"/>
    <w:rsid w:val="0038154D"/>
    <w:rsid w:val="003828C6"/>
    <w:rsid w:val="00393B06"/>
    <w:rsid w:val="003A097C"/>
    <w:rsid w:val="003A0E00"/>
    <w:rsid w:val="003A0F8E"/>
    <w:rsid w:val="003A1F10"/>
    <w:rsid w:val="003A37DD"/>
    <w:rsid w:val="003A52B3"/>
    <w:rsid w:val="003A611D"/>
    <w:rsid w:val="003A6557"/>
    <w:rsid w:val="003A6D9F"/>
    <w:rsid w:val="003A729F"/>
    <w:rsid w:val="003A7AAD"/>
    <w:rsid w:val="003A7CC5"/>
    <w:rsid w:val="003B0483"/>
    <w:rsid w:val="003B1987"/>
    <w:rsid w:val="003B1BA0"/>
    <w:rsid w:val="003B1E32"/>
    <w:rsid w:val="003B24C7"/>
    <w:rsid w:val="003B438E"/>
    <w:rsid w:val="003B65C1"/>
    <w:rsid w:val="003B6884"/>
    <w:rsid w:val="003C098D"/>
    <w:rsid w:val="003C1EA7"/>
    <w:rsid w:val="003C3442"/>
    <w:rsid w:val="003C6C6F"/>
    <w:rsid w:val="003D44B6"/>
    <w:rsid w:val="003D56EA"/>
    <w:rsid w:val="003D58E8"/>
    <w:rsid w:val="003D644D"/>
    <w:rsid w:val="003D6E0A"/>
    <w:rsid w:val="003D78C9"/>
    <w:rsid w:val="003E117A"/>
    <w:rsid w:val="003E2457"/>
    <w:rsid w:val="003E250A"/>
    <w:rsid w:val="003E408B"/>
    <w:rsid w:val="003E5105"/>
    <w:rsid w:val="003E53F2"/>
    <w:rsid w:val="003E72D8"/>
    <w:rsid w:val="003E7679"/>
    <w:rsid w:val="003F12E2"/>
    <w:rsid w:val="003F1AB7"/>
    <w:rsid w:val="003F2E14"/>
    <w:rsid w:val="003F3151"/>
    <w:rsid w:val="003F481F"/>
    <w:rsid w:val="003F584F"/>
    <w:rsid w:val="003F5919"/>
    <w:rsid w:val="00400573"/>
    <w:rsid w:val="004014B6"/>
    <w:rsid w:val="00404663"/>
    <w:rsid w:val="00404BD3"/>
    <w:rsid w:val="00405701"/>
    <w:rsid w:val="00406A27"/>
    <w:rsid w:val="00407340"/>
    <w:rsid w:val="00407FF6"/>
    <w:rsid w:val="00410AFA"/>
    <w:rsid w:val="00411924"/>
    <w:rsid w:val="00416BA5"/>
    <w:rsid w:val="00417F23"/>
    <w:rsid w:val="00420D6E"/>
    <w:rsid w:val="00421068"/>
    <w:rsid w:val="00421DF8"/>
    <w:rsid w:val="00422C8C"/>
    <w:rsid w:val="00423D4B"/>
    <w:rsid w:val="004260D5"/>
    <w:rsid w:val="004277A7"/>
    <w:rsid w:val="004326B7"/>
    <w:rsid w:val="00432D99"/>
    <w:rsid w:val="004347E4"/>
    <w:rsid w:val="00436344"/>
    <w:rsid w:val="004376D1"/>
    <w:rsid w:val="0043FCB6"/>
    <w:rsid w:val="004406FB"/>
    <w:rsid w:val="00441769"/>
    <w:rsid w:val="00441DCB"/>
    <w:rsid w:val="00443C0A"/>
    <w:rsid w:val="0044CD59"/>
    <w:rsid w:val="00450860"/>
    <w:rsid w:val="004528E6"/>
    <w:rsid w:val="004530A7"/>
    <w:rsid w:val="0045481A"/>
    <w:rsid w:val="00454EAE"/>
    <w:rsid w:val="004559B4"/>
    <w:rsid w:val="00455E78"/>
    <w:rsid w:val="0046088E"/>
    <w:rsid w:val="00460946"/>
    <w:rsid w:val="0046170F"/>
    <w:rsid w:val="00463764"/>
    <w:rsid w:val="00463B63"/>
    <w:rsid w:val="0047467B"/>
    <w:rsid w:val="00475CFB"/>
    <w:rsid w:val="0047654C"/>
    <w:rsid w:val="00477231"/>
    <w:rsid w:val="004779CA"/>
    <w:rsid w:val="0048329C"/>
    <w:rsid w:val="00485698"/>
    <w:rsid w:val="004863A9"/>
    <w:rsid w:val="00486E5D"/>
    <w:rsid w:val="00490FAA"/>
    <w:rsid w:val="0049645A"/>
    <w:rsid w:val="004969AC"/>
    <w:rsid w:val="00497A22"/>
    <w:rsid w:val="0049D3AE"/>
    <w:rsid w:val="004A08A7"/>
    <w:rsid w:val="004A0FE8"/>
    <w:rsid w:val="004A56C3"/>
    <w:rsid w:val="004A759E"/>
    <w:rsid w:val="004A7792"/>
    <w:rsid w:val="004A7C4B"/>
    <w:rsid w:val="004B03A4"/>
    <w:rsid w:val="004B052F"/>
    <w:rsid w:val="004B0EB2"/>
    <w:rsid w:val="004B3761"/>
    <w:rsid w:val="004B3A17"/>
    <w:rsid w:val="004B6D01"/>
    <w:rsid w:val="004C0240"/>
    <w:rsid w:val="004C05F0"/>
    <w:rsid w:val="004C088F"/>
    <w:rsid w:val="004C1171"/>
    <w:rsid w:val="004C2006"/>
    <w:rsid w:val="004C520D"/>
    <w:rsid w:val="004C54A9"/>
    <w:rsid w:val="004C6972"/>
    <w:rsid w:val="004D2727"/>
    <w:rsid w:val="004D3CF0"/>
    <w:rsid w:val="004D3EB1"/>
    <w:rsid w:val="004D5F1D"/>
    <w:rsid w:val="004D66FE"/>
    <w:rsid w:val="004D7158"/>
    <w:rsid w:val="004E15B5"/>
    <w:rsid w:val="004E3BD2"/>
    <w:rsid w:val="004E5A67"/>
    <w:rsid w:val="004E6269"/>
    <w:rsid w:val="004E65D4"/>
    <w:rsid w:val="004E7E6C"/>
    <w:rsid w:val="004F5DFA"/>
    <w:rsid w:val="004F6F78"/>
    <w:rsid w:val="004F7622"/>
    <w:rsid w:val="00501C52"/>
    <w:rsid w:val="00503548"/>
    <w:rsid w:val="005047A2"/>
    <w:rsid w:val="00504C16"/>
    <w:rsid w:val="00505048"/>
    <w:rsid w:val="00505585"/>
    <w:rsid w:val="00506B0C"/>
    <w:rsid w:val="00507704"/>
    <w:rsid w:val="00511808"/>
    <w:rsid w:val="00513F94"/>
    <w:rsid w:val="00516850"/>
    <w:rsid w:val="00523860"/>
    <w:rsid w:val="005238CC"/>
    <w:rsid w:val="005241DF"/>
    <w:rsid w:val="005258ED"/>
    <w:rsid w:val="00525C0E"/>
    <w:rsid w:val="005265A8"/>
    <w:rsid w:val="0052673A"/>
    <w:rsid w:val="00527A65"/>
    <w:rsid w:val="00527CBB"/>
    <w:rsid w:val="0053205D"/>
    <w:rsid w:val="005320D0"/>
    <w:rsid w:val="00540A80"/>
    <w:rsid w:val="005413E4"/>
    <w:rsid w:val="00541AF6"/>
    <w:rsid w:val="00541B72"/>
    <w:rsid w:val="00541D50"/>
    <w:rsid w:val="00542FF0"/>
    <w:rsid w:val="005441EF"/>
    <w:rsid w:val="00550171"/>
    <w:rsid w:val="005503B6"/>
    <w:rsid w:val="00550CF3"/>
    <w:rsid w:val="005511E8"/>
    <w:rsid w:val="005518D7"/>
    <w:rsid w:val="00553E8A"/>
    <w:rsid w:val="00555C6A"/>
    <w:rsid w:val="005622C9"/>
    <w:rsid w:val="00562A25"/>
    <w:rsid w:val="0056387D"/>
    <w:rsid w:val="00564265"/>
    <w:rsid w:val="00565DCB"/>
    <w:rsid w:val="00566714"/>
    <w:rsid w:val="00575861"/>
    <w:rsid w:val="0057587B"/>
    <w:rsid w:val="005761B3"/>
    <w:rsid w:val="0057773B"/>
    <w:rsid w:val="005800D5"/>
    <w:rsid w:val="005816F6"/>
    <w:rsid w:val="005832FC"/>
    <w:rsid w:val="00583412"/>
    <w:rsid w:val="005842DB"/>
    <w:rsid w:val="005852F9"/>
    <w:rsid w:val="0058602C"/>
    <w:rsid w:val="0059315F"/>
    <w:rsid w:val="00593585"/>
    <w:rsid w:val="005940FC"/>
    <w:rsid w:val="005950DD"/>
    <w:rsid w:val="0059547F"/>
    <w:rsid w:val="00597335"/>
    <w:rsid w:val="005A0A0C"/>
    <w:rsid w:val="005A0B4C"/>
    <w:rsid w:val="005A20E4"/>
    <w:rsid w:val="005A4892"/>
    <w:rsid w:val="005A6102"/>
    <w:rsid w:val="005A6203"/>
    <w:rsid w:val="005B0B22"/>
    <w:rsid w:val="005B18B1"/>
    <w:rsid w:val="005B36C7"/>
    <w:rsid w:val="005B5F7C"/>
    <w:rsid w:val="005C121B"/>
    <w:rsid w:val="005C3791"/>
    <w:rsid w:val="005C43E6"/>
    <w:rsid w:val="005C477E"/>
    <w:rsid w:val="005C6207"/>
    <w:rsid w:val="005C6B71"/>
    <w:rsid w:val="005C6C03"/>
    <w:rsid w:val="005C6C21"/>
    <w:rsid w:val="005D293A"/>
    <w:rsid w:val="005D4457"/>
    <w:rsid w:val="005DD507"/>
    <w:rsid w:val="005E624A"/>
    <w:rsid w:val="005F09CC"/>
    <w:rsid w:val="005F44F4"/>
    <w:rsid w:val="005F671B"/>
    <w:rsid w:val="005F6C29"/>
    <w:rsid w:val="006014C1"/>
    <w:rsid w:val="00602252"/>
    <w:rsid w:val="00604FFA"/>
    <w:rsid w:val="00606181"/>
    <w:rsid w:val="00606F57"/>
    <w:rsid w:val="0061059B"/>
    <w:rsid w:val="006106EF"/>
    <w:rsid w:val="00611A25"/>
    <w:rsid w:val="00614DC6"/>
    <w:rsid w:val="006156DE"/>
    <w:rsid w:val="00615FE7"/>
    <w:rsid w:val="00617E49"/>
    <w:rsid w:val="0062007C"/>
    <w:rsid w:val="00623037"/>
    <w:rsid w:val="00624D75"/>
    <w:rsid w:val="00625240"/>
    <w:rsid w:val="00625687"/>
    <w:rsid w:val="00626417"/>
    <w:rsid w:val="00626C4B"/>
    <w:rsid w:val="006308D4"/>
    <w:rsid w:val="0063153A"/>
    <w:rsid w:val="00631D91"/>
    <w:rsid w:val="00632B3F"/>
    <w:rsid w:val="00632C3E"/>
    <w:rsid w:val="00634180"/>
    <w:rsid w:val="00634AEB"/>
    <w:rsid w:val="00635E43"/>
    <w:rsid w:val="006364D2"/>
    <w:rsid w:val="006368A3"/>
    <w:rsid w:val="00636A37"/>
    <w:rsid w:val="00637A1C"/>
    <w:rsid w:val="00637EAC"/>
    <w:rsid w:val="0064138D"/>
    <w:rsid w:val="00641CF6"/>
    <w:rsid w:val="006432DD"/>
    <w:rsid w:val="0064374E"/>
    <w:rsid w:val="0064678E"/>
    <w:rsid w:val="0064718D"/>
    <w:rsid w:val="00650C18"/>
    <w:rsid w:val="006522AE"/>
    <w:rsid w:val="006525F6"/>
    <w:rsid w:val="006543A3"/>
    <w:rsid w:val="0065508B"/>
    <w:rsid w:val="0065634E"/>
    <w:rsid w:val="00656E46"/>
    <w:rsid w:val="0065707F"/>
    <w:rsid w:val="006576EE"/>
    <w:rsid w:val="00660406"/>
    <w:rsid w:val="00660E25"/>
    <w:rsid w:val="006619B5"/>
    <w:rsid w:val="006643A2"/>
    <w:rsid w:val="0066645C"/>
    <w:rsid w:val="00666A09"/>
    <w:rsid w:val="0066704F"/>
    <w:rsid w:val="00667BDE"/>
    <w:rsid w:val="006723A1"/>
    <w:rsid w:val="00672BD6"/>
    <w:rsid w:val="00675B88"/>
    <w:rsid w:val="006763E0"/>
    <w:rsid w:val="00677D34"/>
    <w:rsid w:val="00680E3B"/>
    <w:rsid w:val="00680E8F"/>
    <w:rsid w:val="00683128"/>
    <w:rsid w:val="00686025"/>
    <w:rsid w:val="0069038D"/>
    <w:rsid w:val="00690EC3"/>
    <w:rsid w:val="006916EB"/>
    <w:rsid w:val="00691FFB"/>
    <w:rsid w:val="006949E5"/>
    <w:rsid w:val="00695BB4"/>
    <w:rsid w:val="00696934"/>
    <w:rsid w:val="00696F50"/>
    <w:rsid w:val="006A0FB3"/>
    <w:rsid w:val="006A2EE0"/>
    <w:rsid w:val="006A3A29"/>
    <w:rsid w:val="006A52D3"/>
    <w:rsid w:val="006A5EAC"/>
    <w:rsid w:val="006A756C"/>
    <w:rsid w:val="006B02F2"/>
    <w:rsid w:val="006B1696"/>
    <w:rsid w:val="006B281E"/>
    <w:rsid w:val="006B51B2"/>
    <w:rsid w:val="006C0CB7"/>
    <w:rsid w:val="006C2EA2"/>
    <w:rsid w:val="006C334B"/>
    <w:rsid w:val="006C4DB2"/>
    <w:rsid w:val="006C7810"/>
    <w:rsid w:val="006C7CED"/>
    <w:rsid w:val="006D0529"/>
    <w:rsid w:val="006D0954"/>
    <w:rsid w:val="006D0C4F"/>
    <w:rsid w:val="006D386A"/>
    <w:rsid w:val="006D730E"/>
    <w:rsid w:val="006E185C"/>
    <w:rsid w:val="006F026E"/>
    <w:rsid w:val="006F3911"/>
    <w:rsid w:val="006F572B"/>
    <w:rsid w:val="006F73FA"/>
    <w:rsid w:val="00700DC4"/>
    <w:rsid w:val="00700EBA"/>
    <w:rsid w:val="007042ED"/>
    <w:rsid w:val="007044CE"/>
    <w:rsid w:val="00705846"/>
    <w:rsid w:val="00705C5F"/>
    <w:rsid w:val="00705F32"/>
    <w:rsid w:val="0070EEEE"/>
    <w:rsid w:val="00710C15"/>
    <w:rsid w:val="00712827"/>
    <w:rsid w:val="007143E8"/>
    <w:rsid w:val="00714F3A"/>
    <w:rsid w:val="007154FA"/>
    <w:rsid w:val="0071660F"/>
    <w:rsid w:val="007176AA"/>
    <w:rsid w:val="00717BD9"/>
    <w:rsid w:val="0072017D"/>
    <w:rsid w:val="007240AE"/>
    <w:rsid w:val="0072528D"/>
    <w:rsid w:val="00730636"/>
    <w:rsid w:val="007310B6"/>
    <w:rsid w:val="00731A84"/>
    <w:rsid w:val="0073321C"/>
    <w:rsid w:val="00733418"/>
    <w:rsid w:val="007340EA"/>
    <w:rsid w:val="007350AE"/>
    <w:rsid w:val="00737B0E"/>
    <w:rsid w:val="00740DB4"/>
    <w:rsid w:val="00742911"/>
    <w:rsid w:val="00746F71"/>
    <w:rsid w:val="007470F6"/>
    <w:rsid w:val="0074772A"/>
    <w:rsid w:val="00747B9F"/>
    <w:rsid w:val="0075015B"/>
    <w:rsid w:val="00750A0E"/>
    <w:rsid w:val="00750F3C"/>
    <w:rsid w:val="0075174C"/>
    <w:rsid w:val="007529BF"/>
    <w:rsid w:val="00753404"/>
    <w:rsid w:val="00753915"/>
    <w:rsid w:val="00754172"/>
    <w:rsid w:val="00755490"/>
    <w:rsid w:val="00755881"/>
    <w:rsid w:val="00757F3E"/>
    <w:rsid w:val="0076093D"/>
    <w:rsid w:val="00760B5B"/>
    <w:rsid w:val="00761C9B"/>
    <w:rsid w:val="00762B6A"/>
    <w:rsid w:val="00763996"/>
    <w:rsid w:val="007644A8"/>
    <w:rsid w:val="007646C9"/>
    <w:rsid w:val="007667F0"/>
    <w:rsid w:val="007708B4"/>
    <w:rsid w:val="0077157D"/>
    <w:rsid w:val="007716F4"/>
    <w:rsid w:val="00772D68"/>
    <w:rsid w:val="00773ABE"/>
    <w:rsid w:val="00775C52"/>
    <w:rsid w:val="00775D66"/>
    <w:rsid w:val="0077693B"/>
    <w:rsid w:val="00781283"/>
    <w:rsid w:val="00782CB4"/>
    <w:rsid w:val="00783562"/>
    <w:rsid w:val="007836A0"/>
    <w:rsid w:val="0078396E"/>
    <w:rsid w:val="00783E95"/>
    <w:rsid w:val="0078405F"/>
    <w:rsid w:val="0078454B"/>
    <w:rsid w:val="007845BD"/>
    <w:rsid w:val="007866DC"/>
    <w:rsid w:val="0078742C"/>
    <w:rsid w:val="007903C2"/>
    <w:rsid w:val="007906D6"/>
    <w:rsid w:val="00791630"/>
    <w:rsid w:val="00793AD5"/>
    <w:rsid w:val="0079497E"/>
    <w:rsid w:val="00794BAC"/>
    <w:rsid w:val="007955F6"/>
    <w:rsid w:val="007A08A9"/>
    <w:rsid w:val="007A10DC"/>
    <w:rsid w:val="007A28AD"/>
    <w:rsid w:val="007A4796"/>
    <w:rsid w:val="007B122B"/>
    <w:rsid w:val="007B124D"/>
    <w:rsid w:val="007B22DE"/>
    <w:rsid w:val="007B3B83"/>
    <w:rsid w:val="007B4C48"/>
    <w:rsid w:val="007B6111"/>
    <w:rsid w:val="007B7A20"/>
    <w:rsid w:val="007C2936"/>
    <w:rsid w:val="007C3106"/>
    <w:rsid w:val="007C4133"/>
    <w:rsid w:val="007C49A7"/>
    <w:rsid w:val="007C58C1"/>
    <w:rsid w:val="007C6CDE"/>
    <w:rsid w:val="007D0144"/>
    <w:rsid w:val="007D5A19"/>
    <w:rsid w:val="007E01DF"/>
    <w:rsid w:val="007E1032"/>
    <w:rsid w:val="007E2304"/>
    <w:rsid w:val="007E23B2"/>
    <w:rsid w:val="007E2F12"/>
    <w:rsid w:val="007E40F4"/>
    <w:rsid w:val="007E451E"/>
    <w:rsid w:val="007E4E37"/>
    <w:rsid w:val="007E623B"/>
    <w:rsid w:val="007E6BD5"/>
    <w:rsid w:val="007E6CA4"/>
    <w:rsid w:val="007E74AC"/>
    <w:rsid w:val="007F01D5"/>
    <w:rsid w:val="007F06E2"/>
    <w:rsid w:val="007F1E64"/>
    <w:rsid w:val="007F20B7"/>
    <w:rsid w:val="007F2DC9"/>
    <w:rsid w:val="007F534E"/>
    <w:rsid w:val="00800197"/>
    <w:rsid w:val="00802059"/>
    <w:rsid w:val="0080276C"/>
    <w:rsid w:val="0080333E"/>
    <w:rsid w:val="00803E07"/>
    <w:rsid w:val="00804AC0"/>
    <w:rsid w:val="008067F8"/>
    <w:rsid w:val="008076DE"/>
    <w:rsid w:val="00810E38"/>
    <w:rsid w:val="008137C8"/>
    <w:rsid w:val="00814754"/>
    <w:rsid w:val="00823343"/>
    <w:rsid w:val="00823408"/>
    <w:rsid w:val="00823542"/>
    <w:rsid w:val="00824F9F"/>
    <w:rsid w:val="008258CD"/>
    <w:rsid w:val="00825F3E"/>
    <w:rsid w:val="00827D0F"/>
    <w:rsid w:val="00830A26"/>
    <w:rsid w:val="008320DB"/>
    <w:rsid w:val="00833621"/>
    <w:rsid w:val="008359CB"/>
    <w:rsid w:val="00835A04"/>
    <w:rsid w:val="00837C30"/>
    <w:rsid w:val="00837F2D"/>
    <w:rsid w:val="008407B3"/>
    <w:rsid w:val="00841D01"/>
    <w:rsid w:val="0084C498"/>
    <w:rsid w:val="00850827"/>
    <w:rsid w:val="00852D1F"/>
    <w:rsid w:val="00853124"/>
    <w:rsid w:val="008542F8"/>
    <w:rsid w:val="008549F0"/>
    <w:rsid w:val="00855E9B"/>
    <w:rsid w:val="00856A7B"/>
    <w:rsid w:val="00860770"/>
    <w:rsid w:val="008621A4"/>
    <w:rsid w:val="00864437"/>
    <w:rsid w:val="00864DE4"/>
    <w:rsid w:val="00866046"/>
    <w:rsid w:val="00866377"/>
    <w:rsid w:val="00866E79"/>
    <w:rsid w:val="00870E64"/>
    <w:rsid w:val="008727D1"/>
    <w:rsid w:val="00872AC8"/>
    <w:rsid w:val="00873148"/>
    <w:rsid w:val="00873C49"/>
    <w:rsid w:val="00874E6D"/>
    <w:rsid w:val="00875484"/>
    <w:rsid w:val="00875F58"/>
    <w:rsid w:val="00876207"/>
    <w:rsid w:val="008770E3"/>
    <w:rsid w:val="0087768D"/>
    <w:rsid w:val="00882B92"/>
    <w:rsid w:val="0088357F"/>
    <w:rsid w:val="008835AC"/>
    <w:rsid w:val="008864E4"/>
    <w:rsid w:val="00890ED3"/>
    <w:rsid w:val="00891819"/>
    <w:rsid w:val="0089659C"/>
    <w:rsid w:val="008A02F7"/>
    <w:rsid w:val="008A1151"/>
    <w:rsid w:val="008A28E6"/>
    <w:rsid w:val="008A2E89"/>
    <w:rsid w:val="008A3139"/>
    <w:rsid w:val="008A6067"/>
    <w:rsid w:val="008B1255"/>
    <w:rsid w:val="008B1582"/>
    <w:rsid w:val="008B1A76"/>
    <w:rsid w:val="008B1FAD"/>
    <w:rsid w:val="008B42B5"/>
    <w:rsid w:val="008B4509"/>
    <w:rsid w:val="008B50F8"/>
    <w:rsid w:val="008C38BA"/>
    <w:rsid w:val="008C4422"/>
    <w:rsid w:val="008D013E"/>
    <w:rsid w:val="008D19AC"/>
    <w:rsid w:val="008D26EE"/>
    <w:rsid w:val="008D3419"/>
    <w:rsid w:val="008D50EC"/>
    <w:rsid w:val="008D5532"/>
    <w:rsid w:val="008D6251"/>
    <w:rsid w:val="008E49C4"/>
    <w:rsid w:val="008E6D27"/>
    <w:rsid w:val="008F005A"/>
    <w:rsid w:val="008F2B92"/>
    <w:rsid w:val="008F337B"/>
    <w:rsid w:val="008F5FFB"/>
    <w:rsid w:val="008F703C"/>
    <w:rsid w:val="008F78EC"/>
    <w:rsid w:val="00900165"/>
    <w:rsid w:val="0090264B"/>
    <w:rsid w:val="009026EA"/>
    <w:rsid w:val="00903276"/>
    <w:rsid w:val="0090455F"/>
    <w:rsid w:val="00906047"/>
    <w:rsid w:val="0090612B"/>
    <w:rsid w:val="00906B05"/>
    <w:rsid w:val="009079F0"/>
    <w:rsid w:val="009102F1"/>
    <w:rsid w:val="00910B79"/>
    <w:rsid w:val="0091112F"/>
    <w:rsid w:val="0091140C"/>
    <w:rsid w:val="00911C2D"/>
    <w:rsid w:val="00912C31"/>
    <w:rsid w:val="00912E5C"/>
    <w:rsid w:val="00917A20"/>
    <w:rsid w:val="00920802"/>
    <w:rsid w:val="00920C8C"/>
    <w:rsid w:val="009229ED"/>
    <w:rsid w:val="00924684"/>
    <w:rsid w:val="00926F1B"/>
    <w:rsid w:val="009337A5"/>
    <w:rsid w:val="009339D5"/>
    <w:rsid w:val="009342A1"/>
    <w:rsid w:val="00934847"/>
    <w:rsid w:val="00935E79"/>
    <w:rsid w:val="00935FC6"/>
    <w:rsid w:val="00936E0C"/>
    <w:rsid w:val="00941D62"/>
    <w:rsid w:val="00942152"/>
    <w:rsid w:val="00943994"/>
    <w:rsid w:val="00943A4B"/>
    <w:rsid w:val="0094411D"/>
    <w:rsid w:val="00945C48"/>
    <w:rsid w:val="00946109"/>
    <w:rsid w:val="00947A09"/>
    <w:rsid w:val="00947C36"/>
    <w:rsid w:val="00952709"/>
    <w:rsid w:val="0095448C"/>
    <w:rsid w:val="00955095"/>
    <w:rsid w:val="00955BB0"/>
    <w:rsid w:val="009565D6"/>
    <w:rsid w:val="009575D7"/>
    <w:rsid w:val="009629EE"/>
    <w:rsid w:val="00963087"/>
    <w:rsid w:val="009630D6"/>
    <w:rsid w:val="00963135"/>
    <w:rsid w:val="00966FF0"/>
    <w:rsid w:val="00970B53"/>
    <w:rsid w:val="00972572"/>
    <w:rsid w:val="00973898"/>
    <w:rsid w:val="00975090"/>
    <w:rsid w:val="00975097"/>
    <w:rsid w:val="00975563"/>
    <w:rsid w:val="00975E65"/>
    <w:rsid w:val="00977AC5"/>
    <w:rsid w:val="00977D28"/>
    <w:rsid w:val="00991CDB"/>
    <w:rsid w:val="0099231A"/>
    <w:rsid w:val="009939DC"/>
    <w:rsid w:val="00994F69"/>
    <w:rsid w:val="00995E8B"/>
    <w:rsid w:val="00996BD7"/>
    <w:rsid w:val="009974D7"/>
    <w:rsid w:val="009A0193"/>
    <w:rsid w:val="009A0447"/>
    <w:rsid w:val="009A2C79"/>
    <w:rsid w:val="009A44D5"/>
    <w:rsid w:val="009A451B"/>
    <w:rsid w:val="009A4753"/>
    <w:rsid w:val="009B0748"/>
    <w:rsid w:val="009B077E"/>
    <w:rsid w:val="009B1BC0"/>
    <w:rsid w:val="009B2327"/>
    <w:rsid w:val="009B54D2"/>
    <w:rsid w:val="009B613F"/>
    <w:rsid w:val="009B62BE"/>
    <w:rsid w:val="009B744A"/>
    <w:rsid w:val="009C067E"/>
    <w:rsid w:val="009C2249"/>
    <w:rsid w:val="009C3098"/>
    <w:rsid w:val="009D3D4A"/>
    <w:rsid w:val="009D3DC8"/>
    <w:rsid w:val="009E0B8D"/>
    <w:rsid w:val="009E1E6E"/>
    <w:rsid w:val="009E3FC4"/>
    <w:rsid w:val="009E560D"/>
    <w:rsid w:val="009F18F3"/>
    <w:rsid w:val="009F21B8"/>
    <w:rsid w:val="009F316A"/>
    <w:rsid w:val="00A00D1D"/>
    <w:rsid w:val="00A023AE"/>
    <w:rsid w:val="00A0442A"/>
    <w:rsid w:val="00A04976"/>
    <w:rsid w:val="00A07E81"/>
    <w:rsid w:val="00A109C1"/>
    <w:rsid w:val="00A1137D"/>
    <w:rsid w:val="00A124CC"/>
    <w:rsid w:val="00A13388"/>
    <w:rsid w:val="00A133C5"/>
    <w:rsid w:val="00A13DD8"/>
    <w:rsid w:val="00A14E63"/>
    <w:rsid w:val="00A14EED"/>
    <w:rsid w:val="00A1515B"/>
    <w:rsid w:val="00A16422"/>
    <w:rsid w:val="00A16BE0"/>
    <w:rsid w:val="00A1793E"/>
    <w:rsid w:val="00A22517"/>
    <w:rsid w:val="00A229BE"/>
    <w:rsid w:val="00A248AF"/>
    <w:rsid w:val="00A24DE5"/>
    <w:rsid w:val="00A24F16"/>
    <w:rsid w:val="00A2736F"/>
    <w:rsid w:val="00A27C56"/>
    <w:rsid w:val="00A3084B"/>
    <w:rsid w:val="00A3097C"/>
    <w:rsid w:val="00A310E6"/>
    <w:rsid w:val="00A33916"/>
    <w:rsid w:val="00A33BEE"/>
    <w:rsid w:val="00A35E35"/>
    <w:rsid w:val="00A378FD"/>
    <w:rsid w:val="00A4442D"/>
    <w:rsid w:val="00A44719"/>
    <w:rsid w:val="00A472D3"/>
    <w:rsid w:val="00A47EC1"/>
    <w:rsid w:val="00A508BF"/>
    <w:rsid w:val="00A50940"/>
    <w:rsid w:val="00A53782"/>
    <w:rsid w:val="00A55032"/>
    <w:rsid w:val="00A55841"/>
    <w:rsid w:val="00A55EBF"/>
    <w:rsid w:val="00A563C2"/>
    <w:rsid w:val="00A575CC"/>
    <w:rsid w:val="00A57C67"/>
    <w:rsid w:val="00A57FC9"/>
    <w:rsid w:val="00A600A5"/>
    <w:rsid w:val="00A61D81"/>
    <w:rsid w:val="00A62E8B"/>
    <w:rsid w:val="00A654FF"/>
    <w:rsid w:val="00A65A85"/>
    <w:rsid w:val="00A66A5C"/>
    <w:rsid w:val="00A72048"/>
    <w:rsid w:val="00A81E98"/>
    <w:rsid w:val="00A8274A"/>
    <w:rsid w:val="00A86C1C"/>
    <w:rsid w:val="00A94104"/>
    <w:rsid w:val="00A967D5"/>
    <w:rsid w:val="00AA1F4A"/>
    <w:rsid w:val="00AA257E"/>
    <w:rsid w:val="00AA47B2"/>
    <w:rsid w:val="00AA4D60"/>
    <w:rsid w:val="00AA50B6"/>
    <w:rsid w:val="00AA52F3"/>
    <w:rsid w:val="00AA63F2"/>
    <w:rsid w:val="00AA6F70"/>
    <w:rsid w:val="00AA7A91"/>
    <w:rsid w:val="00AB020D"/>
    <w:rsid w:val="00AB0732"/>
    <w:rsid w:val="00AB0BA8"/>
    <w:rsid w:val="00AB0C4C"/>
    <w:rsid w:val="00AB44E2"/>
    <w:rsid w:val="00AB4677"/>
    <w:rsid w:val="00AB7E55"/>
    <w:rsid w:val="00AC01D7"/>
    <w:rsid w:val="00AC2318"/>
    <w:rsid w:val="00AC2776"/>
    <w:rsid w:val="00AC2F46"/>
    <w:rsid w:val="00AC5B45"/>
    <w:rsid w:val="00AC7516"/>
    <w:rsid w:val="00AC7FA2"/>
    <w:rsid w:val="00AD03E2"/>
    <w:rsid w:val="00AD53B2"/>
    <w:rsid w:val="00AD5A98"/>
    <w:rsid w:val="00AD7592"/>
    <w:rsid w:val="00AD7DAA"/>
    <w:rsid w:val="00AD7F05"/>
    <w:rsid w:val="00AE0B16"/>
    <w:rsid w:val="00AE27E2"/>
    <w:rsid w:val="00AE65BE"/>
    <w:rsid w:val="00AF0E34"/>
    <w:rsid w:val="00AF2934"/>
    <w:rsid w:val="00AF2F28"/>
    <w:rsid w:val="00AF46C0"/>
    <w:rsid w:val="00AF692D"/>
    <w:rsid w:val="00AF753E"/>
    <w:rsid w:val="00B0110F"/>
    <w:rsid w:val="00B0380C"/>
    <w:rsid w:val="00B04671"/>
    <w:rsid w:val="00B06A02"/>
    <w:rsid w:val="00B076B8"/>
    <w:rsid w:val="00B07711"/>
    <w:rsid w:val="00B1033A"/>
    <w:rsid w:val="00B1181E"/>
    <w:rsid w:val="00B11A99"/>
    <w:rsid w:val="00B152D9"/>
    <w:rsid w:val="00B20B92"/>
    <w:rsid w:val="00B2147D"/>
    <w:rsid w:val="00B225A6"/>
    <w:rsid w:val="00B23BD5"/>
    <w:rsid w:val="00B24769"/>
    <w:rsid w:val="00B25A32"/>
    <w:rsid w:val="00B26E22"/>
    <w:rsid w:val="00B32FC7"/>
    <w:rsid w:val="00B334AC"/>
    <w:rsid w:val="00B34B4D"/>
    <w:rsid w:val="00B353E8"/>
    <w:rsid w:val="00B3593C"/>
    <w:rsid w:val="00B3709F"/>
    <w:rsid w:val="00B42180"/>
    <w:rsid w:val="00B42BFB"/>
    <w:rsid w:val="00B43E40"/>
    <w:rsid w:val="00B4532D"/>
    <w:rsid w:val="00B45438"/>
    <w:rsid w:val="00B454BF"/>
    <w:rsid w:val="00B45820"/>
    <w:rsid w:val="00B45C74"/>
    <w:rsid w:val="00B46FB7"/>
    <w:rsid w:val="00B47389"/>
    <w:rsid w:val="00B4758E"/>
    <w:rsid w:val="00B5232D"/>
    <w:rsid w:val="00B52382"/>
    <w:rsid w:val="00B53103"/>
    <w:rsid w:val="00B53DA0"/>
    <w:rsid w:val="00B56E10"/>
    <w:rsid w:val="00B62733"/>
    <w:rsid w:val="00B643FF"/>
    <w:rsid w:val="00B65F68"/>
    <w:rsid w:val="00B663C2"/>
    <w:rsid w:val="00B66C18"/>
    <w:rsid w:val="00B66FF2"/>
    <w:rsid w:val="00B67770"/>
    <w:rsid w:val="00B71311"/>
    <w:rsid w:val="00B71DEF"/>
    <w:rsid w:val="00B72401"/>
    <w:rsid w:val="00B72A1D"/>
    <w:rsid w:val="00B76021"/>
    <w:rsid w:val="00B762FE"/>
    <w:rsid w:val="00B77E99"/>
    <w:rsid w:val="00B80ABB"/>
    <w:rsid w:val="00B82D0A"/>
    <w:rsid w:val="00B832EB"/>
    <w:rsid w:val="00B83C13"/>
    <w:rsid w:val="00B845AB"/>
    <w:rsid w:val="00B86FF0"/>
    <w:rsid w:val="00B87930"/>
    <w:rsid w:val="00B90BAC"/>
    <w:rsid w:val="00BA035A"/>
    <w:rsid w:val="00BA2C6C"/>
    <w:rsid w:val="00BA6682"/>
    <w:rsid w:val="00BA6B4E"/>
    <w:rsid w:val="00BA6F1B"/>
    <w:rsid w:val="00BA70AD"/>
    <w:rsid w:val="00BA7ACD"/>
    <w:rsid w:val="00BB01D3"/>
    <w:rsid w:val="00BB5BED"/>
    <w:rsid w:val="00BC3A80"/>
    <w:rsid w:val="00BC5664"/>
    <w:rsid w:val="00BD26E6"/>
    <w:rsid w:val="00BD4B00"/>
    <w:rsid w:val="00BD5044"/>
    <w:rsid w:val="00BD5970"/>
    <w:rsid w:val="00BD605E"/>
    <w:rsid w:val="00BD60C3"/>
    <w:rsid w:val="00BE18F7"/>
    <w:rsid w:val="00BE3BF7"/>
    <w:rsid w:val="00BE50BD"/>
    <w:rsid w:val="00BE519C"/>
    <w:rsid w:val="00BE6600"/>
    <w:rsid w:val="00BE735A"/>
    <w:rsid w:val="00BE7CF5"/>
    <w:rsid w:val="00BF142D"/>
    <w:rsid w:val="00BF2A4B"/>
    <w:rsid w:val="00BF3046"/>
    <w:rsid w:val="00BF5623"/>
    <w:rsid w:val="00BF5D04"/>
    <w:rsid w:val="00BF70B9"/>
    <w:rsid w:val="00C014B6"/>
    <w:rsid w:val="00C01A29"/>
    <w:rsid w:val="00C02BAC"/>
    <w:rsid w:val="00C06520"/>
    <w:rsid w:val="00C06D7F"/>
    <w:rsid w:val="00C072EF"/>
    <w:rsid w:val="00C15A34"/>
    <w:rsid w:val="00C15EB5"/>
    <w:rsid w:val="00C15FC7"/>
    <w:rsid w:val="00C1680E"/>
    <w:rsid w:val="00C16E32"/>
    <w:rsid w:val="00C196FF"/>
    <w:rsid w:val="00C20231"/>
    <w:rsid w:val="00C23E93"/>
    <w:rsid w:val="00C249FE"/>
    <w:rsid w:val="00C30474"/>
    <w:rsid w:val="00C31517"/>
    <w:rsid w:val="00C34622"/>
    <w:rsid w:val="00C35B7D"/>
    <w:rsid w:val="00C35D61"/>
    <w:rsid w:val="00C36FE7"/>
    <w:rsid w:val="00C372F3"/>
    <w:rsid w:val="00C3730C"/>
    <w:rsid w:val="00C42C47"/>
    <w:rsid w:val="00C44D4D"/>
    <w:rsid w:val="00C45235"/>
    <w:rsid w:val="00C45A79"/>
    <w:rsid w:val="00C4604C"/>
    <w:rsid w:val="00C462B1"/>
    <w:rsid w:val="00C475FB"/>
    <w:rsid w:val="00C50D7D"/>
    <w:rsid w:val="00C50E89"/>
    <w:rsid w:val="00C50E96"/>
    <w:rsid w:val="00C52054"/>
    <w:rsid w:val="00C52661"/>
    <w:rsid w:val="00C57415"/>
    <w:rsid w:val="00C574EF"/>
    <w:rsid w:val="00C579DA"/>
    <w:rsid w:val="00C57A28"/>
    <w:rsid w:val="00C60158"/>
    <w:rsid w:val="00C619DC"/>
    <w:rsid w:val="00C62EFB"/>
    <w:rsid w:val="00C63690"/>
    <w:rsid w:val="00C64BD3"/>
    <w:rsid w:val="00C64EF1"/>
    <w:rsid w:val="00C6758F"/>
    <w:rsid w:val="00C705AE"/>
    <w:rsid w:val="00C71D0C"/>
    <w:rsid w:val="00C75CBD"/>
    <w:rsid w:val="00C80B93"/>
    <w:rsid w:val="00C80D48"/>
    <w:rsid w:val="00C81EDB"/>
    <w:rsid w:val="00C82E3A"/>
    <w:rsid w:val="00C8331B"/>
    <w:rsid w:val="00C8491F"/>
    <w:rsid w:val="00C90C29"/>
    <w:rsid w:val="00CA0890"/>
    <w:rsid w:val="00CA1D64"/>
    <w:rsid w:val="00CA3F6B"/>
    <w:rsid w:val="00CA4E04"/>
    <w:rsid w:val="00CB0307"/>
    <w:rsid w:val="00CB1266"/>
    <w:rsid w:val="00CB5590"/>
    <w:rsid w:val="00CB5592"/>
    <w:rsid w:val="00CB7168"/>
    <w:rsid w:val="00CB7DCC"/>
    <w:rsid w:val="00CC0D70"/>
    <w:rsid w:val="00CC1570"/>
    <w:rsid w:val="00CC1E91"/>
    <w:rsid w:val="00CC5FE4"/>
    <w:rsid w:val="00CC6250"/>
    <w:rsid w:val="00CD0F2D"/>
    <w:rsid w:val="00CD1A69"/>
    <w:rsid w:val="00CD35B4"/>
    <w:rsid w:val="00CD4660"/>
    <w:rsid w:val="00CD5D5E"/>
    <w:rsid w:val="00CD5E94"/>
    <w:rsid w:val="00CD61D8"/>
    <w:rsid w:val="00CD7265"/>
    <w:rsid w:val="00CE0DC2"/>
    <w:rsid w:val="00CE2AEC"/>
    <w:rsid w:val="00CE47E7"/>
    <w:rsid w:val="00CE50B6"/>
    <w:rsid w:val="00CE5D60"/>
    <w:rsid w:val="00CE5F08"/>
    <w:rsid w:val="00CF3E57"/>
    <w:rsid w:val="00CF48E2"/>
    <w:rsid w:val="00D023DF"/>
    <w:rsid w:val="00D03FE8"/>
    <w:rsid w:val="00D070AA"/>
    <w:rsid w:val="00D07797"/>
    <w:rsid w:val="00D07967"/>
    <w:rsid w:val="00D10FAC"/>
    <w:rsid w:val="00D13714"/>
    <w:rsid w:val="00D13CF7"/>
    <w:rsid w:val="00D158B1"/>
    <w:rsid w:val="00D16010"/>
    <w:rsid w:val="00D17402"/>
    <w:rsid w:val="00D177AC"/>
    <w:rsid w:val="00D2098D"/>
    <w:rsid w:val="00D20F24"/>
    <w:rsid w:val="00D21C27"/>
    <w:rsid w:val="00D21F57"/>
    <w:rsid w:val="00D22814"/>
    <w:rsid w:val="00D23F8F"/>
    <w:rsid w:val="00D25312"/>
    <w:rsid w:val="00D30FAC"/>
    <w:rsid w:val="00D31D90"/>
    <w:rsid w:val="00D3202D"/>
    <w:rsid w:val="00D34C4B"/>
    <w:rsid w:val="00D36788"/>
    <w:rsid w:val="00D37461"/>
    <w:rsid w:val="00D422C5"/>
    <w:rsid w:val="00D42401"/>
    <w:rsid w:val="00D4332F"/>
    <w:rsid w:val="00D43F38"/>
    <w:rsid w:val="00D44A94"/>
    <w:rsid w:val="00D4530C"/>
    <w:rsid w:val="00D46D0A"/>
    <w:rsid w:val="00D47B82"/>
    <w:rsid w:val="00D54373"/>
    <w:rsid w:val="00D54B96"/>
    <w:rsid w:val="00D5622B"/>
    <w:rsid w:val="00D56239"/>
    <w:rsid w:val="00D57A57"/>
    <w:rsid w:val="00D60177"/>
    <w:rsid w:val="00D628B1"/>
    <w:rsid w:val="00D63A71"/>
    <w:rsid w:val="00D64194"/>
    <w:rsid w:val="00D64458"/>
    <w:rsid w:val="00D65DEF"/>
    <w:rsid w:val="00D66482"/>
    <w:rsid w:val="00D67147"/>
    <w:rsid w:val="00D70878"/>
    <w:rsid w:val="00D74160"/>
    <w:rsid w:val="00D75507"/>
    <w:rsid w:val="00D76AA5"/>
    <w:rsid w:val="00D775E5"/>
    <w:rsid w:val="00D8013F"/>
    <w:rsid w:val="00D80B60"/>
    <w:rsid w:val="00D81307"/>
    <w:rsid w:val="00D817E3"/>
    <w:rsid w:val="00D82D76"/>
    <w:rsid w:val="00D82F0E"/>
    <w:rsid w:val="00D84A28"/>
    <w:rsid w:val="00D85EA8"/>
    <w:rsid w:val="00D85F0C"/>
    <w:rsid w:val="00D86F58"/>
    <w:rsid w:val="00D87FEC"/>
    <w:rsid w:val="00D9235B"/>
    <w:rsid w:val="00D92612"/>
    <w:rsid w:val="00D93D57"/>
    <w:rsid w:val="00D93EC3"/>
    <w:rsid w:val="00D9627E"/>
    <w:rsid w:val="00D963F9"/>
    <w:rsid w:val="00D96A7E"/>
    <w:rsid w:val="00D977C4"/>
    <w:rsid w:val="00DA091F"/>
    <w:rsid w:val="00DA1472"/>
    <w:rsid w:val="00DA2358"/>
    <w:rsid w:val="00DA4530"/>
    <w:rsid w:val="00DA51A4"/>
    <w:rsid w:val="00DB07E6"/>
    <w:rsid w:val="00DB0ECF"/>
    <w:rsid w:val="00DB2F99"/>
    <w:rsid w:val="00DB42F0"/>
    <w:rsid w:val="00DB5EC5"/>
    <w:rsid w:val="00DC0D62"/>
    <w:rsid w:val="00DC21DB"/>
    <w:rsid w:val="00DC39FE"/>
    <w:rsid w:val="00DC5875"/>
    <w:rsid w:val="00DC7A11"/>
    <w:rsid w:val="00DD07F9"/>
    <w:rsid w:val="00DD3173"/>
    <w:rsid w:val="00DD4075"/>
    <w:rsid w:val="00DD409E"/>
    <w:rsid w:val="00DD47D7"/>
    <w:rsid w:val="00DD5C70"/>
    <w:rsid w:val="00DD6203"/>
    <w:rsid w:val="00DD79FA"/>
    <w:rsid w:val="00DD7BA1"/>
    <w:rsid w:val="00DE0317"/>
    <w:rsid w:val="00DE3E23"/>
    <w:rsid w:val="00DE481B"/>
    <w:rsid w:val="00DE4C36"/>
    <w:rsid w:val="00DE72BD"/>
    <w:rsid w:val="00DE76B6"/>
    <w:rsid w:val="00DE79A5"/>
    <w:rsid w:val="00DF0EA8"/>
    <w:rsid w:val="00DF3A8B"/>
    <w:rsid w:val="00DF798A"/>
    <w:rsid w:val="00E01CCC"/>
    <w:rsid w:val="00E0285B"/>
    <w:rsid w:val="00E031ED"/>
    <w:rsid w:val="00E04DB3"/>
    <w:rsid w:val="00E05EDD"/>
    <w:rsid w:val="00E06969"/>
    <w:rsid w:val="00E06B00"/>
    <w:rsid w:val="00E06F03"/>
    <w:rsid w:val="00E073B2"/>
    <w:rsid w:val="00E0757A"/>
    <w:rsid w:val="00E10D2F"/>
    <w:rsid w:val="00E1235E"/>
    <w:rsid w:val="00E12D5A"/>
    <w:rsid w:val="00E17616"/>
    <w:rsid w:val="00E22148"/>
    <w:rsid w:val="00E264FA"/>
    <w:rsid w:val="00E3091B"/>
    <w:rsid w:val="00E30F79"/>
    <w:rsid w:val="00E3310A"/>
    <w:rsid w:val="00E33479"/>
    <w:rsid w:val="00E335A3"/>
    <w:rsid w:val="00E33E7A"/>
    <w:rsid w:val="00E3433B"/>
    <w:rsid w:val="00E40093"/>
    <w:rsid w:val="00E410E7"/>
    <w:rsid w:val="00E41567"/>
    <w:rsid w:val="00E42026"/>
    <w:rsid w:val="00E42FA3"/>
    <w:rsid w:val="00E4716F"/>
    <w:rsid w:val="00E50177"/>
    <w:rsid w:val="00E50D99"/>
    <w:rsid w:val="00E53013"/>
    <w:rsid w:val="00E53A12"/>
    <w:rsid w:val="00E54B89"/>
    <w:rsid w:val="00E55221"/>
    <w:rsid w:val="00E55559"/>
    <w:rsid w:val="00E573DE"/>
    <w:rsid w:val="00E5767E"/>
    <w:rsid w:val="00E617E2"/>
    <w:rsid w:val="00E6240C"/>
    <w:rsid w:val="00E626DC"/>
    <w:rsid w:val="00E63BBA"/>
    <w:rsid w:val="00E65701"/>
    <w:rsid w:val="00E657BE"/>
    <w:rsid w:val="00E66107"/>
    <w:rsid w:val="00E66752"/>
    <w:rsid w:val="00E70B26"/>
    <w:rsid w:val="00E73A5A"/>
    <w:rsid w:val="00E73F2D"/>
    <w:rsid w:val="00E7496A"/>
    <w:rsid w:val="00E749F2"/>
    <w:rsid w:val="00E74A07"/>
    <w:rsid w:val="00E751B3"/>
    <w:rsid w:val="00E75AC0"/>
    <w:rsid w:val="00E7694E"/>
    <w:rsid w:val="00E76A8C"/>
    <w:rsid w:val="00E76DD5"/>
    <w:rsid w:val="00E801B7"/>
    <w:rsid w:val="00E8196B"/>
    <w:rsid w:val="00E82514"/>
    <w:rsid w:val="00E831A9"/>
    <w:rsid w:val="00E846EC"/>
    <w:rsid w:val="00E855EC"/>
    <w:rsid w:val="00E85B6B"/>
    <w:rsid w:val="00E87ABA"/>
    <w:rsid w:val="00E90371"/>
    <w:rsid w:val="00E91BD8"/>
    <w:rsid w:val="00E92314"/>
    <w:rsid w:val="00E93971"/>
    <w:rsid w:val="00EA0995"/>
    <w:rsid w:val="00EA0EE5"/>
    <w:rsid w:val="00EA1F53"/>
    <w:rsid w:val="00EA30E0"/>
    <w:rsid w:val="00EA58F3"/>
    <w:rsid w:val="00EB0C19"/>
    <w:rsid w:val="00EB1927"/>
    <w:rsid w:val="00EB3041"/>
    <w:rsid w:val="00EB324E"/>
    <w:rsid w:val="00EB37D5"/>
    <w:rsid w:val="00EB3A85"/>
    <w:rsid w:val="00EC0B11"/>
    <w:rsid w:val="00EC255D"/>
    <w:rsid w:val="00EC2AF9"/>
    <w:rsid w:val="00EC36E3"/>
    <w:rsid w:val="00EC57EA"/>
    <w:rsid w:val="00EC58D5"/>
    <w:rsid w:val="00EC6AFA"/>
    <w:rsid w:val="00EC6E67"/>
    <w:rsid w:val="00ED03D2"/>
    <w:rsid w:val="00ED0ECA"/>
    <w:rsid w:val="00ED0FA7"/>
    <w:rsid w:val="00ED2882"/>
    <w:rsid w:val="00ED3A03"/>
    <w:rsid w:val="00ED47AE"/>
    <w:rsid w:val="00ED648B"/>
    <w:rsid w:val="00ED78F8"/>
    <w:rsid w:val="00EE06A3"/>
    <w:rsid w:val="00EE2291"/>
    <w:rsid w:val="00EE2883"/>
    <w:rsid w:val="00EE5008"/>
    <w:rsid w:val="00EE643B"/>
    <w:rsid w:val="00EE6FAB"/>
    <w:rsid w:val="00EE7BE3"/>
    <w:rsid w:val="00EF2A89"/>
    <w:rsid w:val="00EF6964"/>
    <w:rsid w:val="00F005D4"/>
    <w:rsid w:val="00F00707"/>
    <w:rsid w:val="00F01E00"/>
    <w:rsid w:val="00F02E8B"/>
    <w:rsid w:val="00F04164"/>
    <w:rsid w:val="00F06A53"/>
    <w:rsid w:val="00F112A3"/>
    <w:rsid w:val="00F11851"/>
    <w:rsid w:val="00F121C0"/>
    <w:rsid w:val="00F124FA"/>
    <w:rsid w:val="00F13801"/>
    <w:rsid w:val="00F13F1A"/>
    <w:rsid w:val="00F20454"/>
    <w:rsid w:val="00F21408"/>
    <w:rsid w:val="00F23C61"/>
    <w:rsid w:val="00F249F7"/>
    <w:rsid w:val="00F259C6"/>
    <w:rsid w:val="00F269DF"/>
    <w:rsid w:val="00F27647"/>
    <w:rsid w:val="00F30BA8"/>
    <w:rsid w:val="00F32545"/>
    <w:rsid w:val="00F34374"/>
    <w:rsid w:val="00F34763"/>
    <w:rsid w:val="00F36055"/>
    <w:rsid w:val="00F403A6"/>
    <w:rsid w:val="00F40DAD"/>
    <w:rsid w:val="00F44488"/>
    <w:rsid w:val="00F44515"/>
    <w:rsid w:val="00F52041"/>
    <w:rsid w:val="00F52634"/>
    <w:rsid w:val="00F537BF"/>
    <w:rsid w:val="00F56D44"/>
    <w:rsid w:val="00F56DA4"/>
    <w:rsid w:val="00F60B7B"/>
    <w:rsid w:val="00F612DA"/>
    <w:rsid w:val="00F631FF"/>
    <w:rsid w:val="00F639CB"/>
    <w:rsid w:val="00F64292"/>
    <w:rsid w:val="00F64722"/>
    <w:rsid w:val="00F647FA"/>
    <w:rsid w:val="00F6520C"/>
    <w:rsid w:val="00F654F4"/>
    <w:rsid w:val="00F707FE"/>
    <w:rsid w:val="00F720E3"/>
    <w:rsid w:val="00F73F4F"/>
    <w:rsid w:val="00F75ECB"/>
    <w:rsid w:val="00F766F0"/>
    <w:rsid w:val="00F76D98"/>
    <w:rsid w:val="00F7756E"/>
    <w:rsid w:val="00F77C10"/>
    <w:rsid w:val="00F801C4"/>
    <w:rsid w:val="00F86871"/>
    <w:rsid w:val="00F86A20"/>
    <w:rsid w:val="00F9152E"/>
    <w:rsid w:val="00F925BD"/>
    <w:rsid w:val="00F928D8"/>
    <w:rsid w:val="00F9292F"/>
    <w:rsid w:val="00F929A7"/>
    <w:rsid w:val="00F92C0A"/>
    <w:rsid w:val="00FA02E4"/>
    <w:rsid w:val="00FA1A48"/>
    <w:rsid w:val="00FA208A"/>
    <w:rsid w:val="00FA4537"/>
    <w:rsid w:val="00FA6855"/>
    <w:rsid w:val="00FA7981"/>
    <w:rsid w:val="00FB11A9"/>
    <w:rsid w:val="00FB1A2E"/>
    <w:rsid w:val="00FB202F"/>
    <w:rsid w:val="00FB5E56"/>
    <w:rsid w:val="00FB5FB0"/>
    <w:rsid w:val="00FB60CC"/>
    <w:rsid w:val="00FB6BA2"/>
    <w:rsid w:val="00FB7F8B"/>
    <w:rsid w:val="00FC0695"/>
    <w:rsid w:val="00FC113C"/>
    <w:rsid w:val="00FC66AA"/>
    <w:rsid w:val="00FC6ABC"/>
    <w:rsid w:val="00FC6D00"/>
    <w:rsid w:val="00FC7CB9"/>
    <w:rsid w:val="00FD1087"/>
    <w:rsid w:val="00FD11CA"/>
    <w:rsid w:val="00FD32CB"/>
    <w:rsid w:val="00FD40DA"/>
    <w:rsid w:val="00FD60A9"/>
    <w:rsid w:val="00FE1304"/>
    <w:rsid w:val="00FE14F6"/>
    <w:rsid w:val="00FE39EC"/>
    <w:rsid w:val="00FE3F86"/>
    <w:rsid w:val="00FE5AF0"/>
    <w:rsid w:val="00FE5B70"/>
    <w:rsid w:val="00FE6ED3"/>
    <w:rsid w:val="00FE7532"/>
    <w:rsid w:val="00FE7A7B"/>
    <w:rsid w:val="00FF0C4D"/>
    <w:rsid w:val="00FF2A87"/>
    <w:rsid w:val="00FF4642"/>
    <w:rsid w:val="00FF4BA4"/>
    <w:rsid w:val="00FF71DD"/>
    <w:rsid w:val="0101EEBA"/>
    <w:rsid w:val="0105CC5F"/>
    <w:rsid w:val="011ABFCA"/>
    <w:rsid w:val="0133B44F"/>
    <w:rsid w:val="013C98D1"/>
    <w:rsid w:val="01498FC5"/>
    <w:rsid w:val="014CD054"/>
    <w:rsid w:val="0150D44E"/>
    <w:rsid w:val="015E4969"/>
    <w:rsid w:val="015EB869"/>
    <w:rsid w:val="01670CDE"/>
    <w:rsid w:val="01685FDF"/>
    <w:rsid w:val="01768DE5"/>
    <w:rsid w:val="0176EA10"/>
    <w:rsid w:val="01794443"/>
    <w:rsid w:val="017A0CB3"/>
    <w:rsid w:val="017FE83C"/>
    <w:rsid w:val="01902FF3"/>
    <w:rsid w:val="0196A762"/>
    <w:rsid w:val="01A4EBB7"/>
    <w:rsid w:val="01A53DE7"/>
    <w:rsid w:val="01BF77AF"/>
    <w:rsid w:val="01D118B1"/>
    <w:rsid w:val="01D504B4"/>
    <w:rsid w:val="01DB3AD8"/>
    <w:rsid w:val="01EA9E82"/>
    <w:rsid w:val="01F14B03"/>
    <w:rsid w:val="01F3D201"/>
    <w:rsid w:val="01FF841D"/>
    <w:rsid w:val="0208EE9E"/>
    <w:rsid w:val="02263CA6"/>
    <w:rsid w:val="02321945"/>
    <w:rsid w:val="0233108C"/>
    <w:rsid w:val="0234E565"/>
    <w:rsid w:val="02364F63"/>
    <w:rsid w:val="0248DAD9"/>
    <w:rsid w:val="024B7FAD"/>
    <w:rsid w:val="024C62B3"/>
    <w:rsid w:val="025E1424"/>
    <w:rsid w:val="02652243"/>
    <w:rsid w:val="026B6607"/>
    <w:rsid w:val="0270C7F1"/>
    <w:rsid w:val="027226B0"/>
    <w:rsid w:val="02757D25"/>
    <w:rsid w:val="027EF56E"/>
    <w:rsid w:val="028509EE"/>
    <w:rsid w:val="0285A132"/>
    <w:rsid w:val="028704F2"/>
    <w:rsid w:val="02894E76"/>
    <w:rsid w:val="028F01B0"/>
    <w:rsid w:val="0290474A"/>
    <w:rsid w:val="02988730"/>
    <w:rsid w:val="029CB485"/>
    <w:rsid w:val="02A38454"/>
    <w:rsid w:val="02A38953"/>
    <w:rsid w:val="02C0AD26"/>
    <w:rsid w:val="02C4DEA4"/>
    <w:rsid w:val="02D26709"/>
    <w:rsid w:val="02E4EEF9"/>
    <w:rsid w:val="02E62262"/>
    <w:rsid w:val="02E94580"/>
    <w:rsid w:val="02F2A13B"/>
    <w:rsid w:val="02F3DC42"/>
    <w:rsid w:val="02F4C546"/>
    <w:rsid w:val="0301D736"/>
    <w:rsid w:val="030933A2"/>
    <w:rsid w:val="030CA2F4"/>
    <w:rsid w:val="030FA6C1"/>
    <w:rsid w:val="0311A654"/>
    <w:rsid w:val="0312EE36"/>
    <w:rsid w:val="03157A4E"/>
    <w:rsid w:val="03170C04"/>
    <w:rsid w:val="031B8D99"/>
    <w:rsid w:val="032E382C"/>
    <w:rsid w:val="032F9BAC"/>
    <w:rsid w:val="033B0EC2"/>
    <w:rsid w:val="03498823"/>
    <w:rsid w:val="034DA00A"/>
    <w:rsid w:val="034E8D95"/>
    <w:rsid w:val="0355A95C"/>
    <w:rsid w:val="037DD994"/>
    <w:rsid w:val="03816365"/>
    <w:rsid w:val="0382758E"/>
    <w:rsid w:val="03827D64"/>
    <w:rsid w:val="0383466B"/>
    <w:rsid w:val="0385825B"/>
    <w:rsid w:val="038BD90A"/>
    <w:rsid w:val="03972058"/>
    <w:rsid w:val="039936EF"/>
    <w:rsid w:val="03994F1C"/>
    <w:rsid w:val="039EAAB8"/>
    <w:rsid w:val="03A043E6"/>
    <w:rsid w:val="03C98B73"/>
    <w:rsid w:val="03C9EF56"/>
    <w:rsid w:val="03D6F95C"/>
    <w:rsid w:val="03D7F444"/>
    <w:rsid w:val="03E54D15"/>
    <w:rsid w:val="03E6AF6C"/>
    <w:rsid w:val="0409CD06"/>
    <w:rsid w:val="040A10C0"/>
    <w:rsid w:val="040A547D"/>
    <w:rsid w:val="040F9532"/>
    <w:rsid w:val="041285F8"/>
    <w:rsid w:val="0415DF3A"/>
    <w:rsid w:val="04217193"/>
    <w:rsid w:val="042D9AF8"/>
    <w:rsid w:val="043ED96D"/>
    <w:rsid w:val="044094B8"/>
    <w:rsid w:val="0459F768"/>
    <w:rsid w:val="045DD255"/>
    <w:rsid w:val="046041A7"/>
    <w:rsid w:val="0462E286"/>
    <w:rsid w:val="046A1A75"/>
    <w:rsid w:val="046B258F"/>
    <w:rsid w:val="046F4BFA"/>
    <w:rsid w:val="04776566"/>
    <w:rsid w:val="0478FEE6"/>
    <w:rsid w:val="047BCA6C"/>
    <w:rsid w:val="04844101"/>
    <w:rsid w:val="04944943"/>
    <w:rsid w:val="049F55C3"/>
    <w:rsid w:val="04A8AB48"/>
    <w:rsid w:val="04B24AAB"/>
    <w:rsid w:val="04B9AC55"/>
    <w:rsid w:val="04CCDF7B"/>
    <w:rsid w:val="04D54333"/>
    <w:rsid w:val="04DFA3F0"/>
    <w:rsid w:val="04EBA61F"/>
    <w:rsid w:val="04ED4915"/>
    <w:rsid w:val="04EF594A"/>
    <w:rsid w:val="04F179BD"/>
    <w:rsid w:val="0500C86F"/>
    <w:rsid w:val="05011288"/>
    <w:rsid w:val="050B998B"/>
    <w:rsid w:val="052226DC"/>
    <w:rsid w:val="052964F8"/>
    <w:rsid w:val="053A7B19"/>
    <w:rsid w:val="0548D566"/>
    <w:rsid w:val="055712A5"/>
    <w:rsid w:val="055888CD"/>
    <w:rsid w:val="0558EB03"/>
    <w:rsid w:val="055DDD68"/>
    <w:rsid w:val="0562D2EA"/>
    <w:rsid w:val="05793D3D"/>
    <w:rsid w:val="057A89D7"/>
    <w:rsid w:val="05819E8E"/>
    <w:rsid w:val="05849E80"/>
    <w:rsid w:val="059CC305"/>
    <w:rsid w:val="05A170CB"/>
    <w:rsid w:val="05A306C9"/>
    <w:rsid w:val="05A624DE"/>
    <w:rsid w:val="05ABD02F"/>
    <w:rsid w:val="05B4AA1A"/>
    <w:rsid w:val="05B5DDFA"/>
    <w:rsid w:val="05B69C27"/>
    <w:rsid w:val="05B6D7BB"/>
    <w:rsid w:val="05BD5DD5"/>
    <w:rsid w:val="05C6862E"/>
    <w:rsid w:val="05C7F93F"/>
    <w:rsid w:val="05D40CF7"/>
    <w:rsid w:val="05D58282"/>
    <w:rsid w:val="05D70CE7"/>
    <w:rsid w:val="05DB4B5A"/>
    <w:rsid w:val="05E96473"/>
    <w:rsid w:val="05EC978C"/>
    <w:rsid w:val="05F193A4"/>
    <w:rsid w:val="05FA5888"/>
    <w:rsid w:val="06058EF6"/>
    <w:rsid w:val="06067FE0"/>
    <w:rsid w:val="0616A44A"/>
    <w:rsid w:val="061B3877"/>
    <w:rsid w:val="061DF2F5"/>
    <w:rsid w:val="0628A74C"/>
    <w:rsid w:val="0629EA2C"/>
    <w:rsid w:val="0630B2B4"/>
    <w:rsid w:val="0638A547"/>
    <w:rsid w:val="06397644"/>
    <w:rsid w:val="06484E00"/>
    <w:rsid w:val="064CB091"/>
    <w:rsid w:val="06597ED0"/>
    <w:rsid w:val="06615241"/>
    <w:rsid w:val="066E4699"/>
    <w:rsid w:val="06705D9E"/>
    <w:rsid w:val="067B3935"/>
    <w:rsid w:val="0681699D"/>
    <w:rsid w:val="0683A273"/>
    <w:rsid w:val="06862E57"/>
    <w:rsid w:val="068D4A1E"/>
    <w:rsid w:val="069B82B2"/>
    <w:rsid w:val="06A6ECE7"/>
    <w:rsid w:val="06B8FB17"/>
    <w:rsid w:val="06BED259"/>
    <w:rsid w:val="06C2292D"/>
    <w:rsid w:val="06C5BD43"/>
    <w:rsid w:val="06C9659F"/>
    <w:rsid w:val="06CDEDE9"/>
    <w:rsid w:val="06D06ADE"/>
    <w:rsid w:val="070AE8A0"/>
    <w:rsid w:val="07118F51"/>
    <w:rsid w:val="0717C16C"/>
    <w:rsid w:val="0718DB2A"/>
    <w:rsid w:val="0720094D"/>
    <w:rsid w:val="07278EDE"/>
    <w:rsid w:val="073161FA"/>
    <w:rsid w:val="0741D20E"/>
    <w:rsid w:val="074CD6C8"/>
    <w:rsid w:val="075A7615"/>
    <w:rsid w:val="075EC5E5"/>
    <w:rsid w:val="07607EF7"/>
    <w:rsid w:val="076723F7"/>
    <w:rsid w:val="076D21C1"/>
    <w:rsid w:val="0780C048"/>
    <w:rsid w:val="0787101B"/>
    <w:rsid w:val="0793E54D"/>
    <w:rsid w:val="0795E694"/>
    <w:rsid w:val="079B3CAB"/>
    <w:rsid w:val="07A37EB2"/>
    <w:rsid w:val="07B02629"/>
    <w:rsid w:val="07B7EAE7"/>
    <w:rsid w:val="07C0AD4A"/>
    <w:rsid w:val="07C30D88"/>
    <w:rsid w:val="07C74976"/>
    <w:rsid w:val="07D5B284"/>
    <w:rsid w:val="07E5DAFA"/>
    <w:rsid w:val="07EB5619"/>
    <w:rsid w:val="07EBA929"/>
    <w:rsid w:val="0804F26A"/>
    <w:rsid w:val="0808D65B"/>
    <w:rsid w:val="0818C2E7"/>
    <w:rsid w:val="081BABE0"/>
    <w:rsid w:val="081F6812"/>
    <w:rsid w:val="0821FEB8"/>
    <w:rsid w:val="082AB530"/>
    <w:rsid w:val="0832418D"/>
    <w:rsid w:val="0838E506"/>
    <w:rsid w:val="083AC880"/>
    <w:rsid w:val="083C54AE"/>
    <w:rsid w:val="084429ED"/>
    <w:rsid w:val="085F94D1"/>
    <w:rsid w:val="08614F21"/>
    <w:rsid w:val="086C14E2"/>
    <w:rsid w:val="08721BDB"/>
    <w:rsid w:val="08721F8B"/>
    <w:rsid w:val="087428C5"/>
    <w:rsid w:val="08759943"/>
    <w:rsid w:val="087DBFF2"/>
    <w:rsid w:val="0882F899"/>
    <w:rsid w:val="088E05C4"/>
    <w:rsid w:val="088ECAC8"/>
    <w:rsid w:val="0893FDF5"/>
    <w:rsid w:val="08A0059F"/>
    <w:rsid w:val="08A19737"/>
    <w:rsid w:val="08B21611"/>
    <w:rsid w:val="08BAF4B5"/>
    <w:rsid w:val="08BF978D"/>
    <w:rsid w:val="08CA3F2E"/>
    <w:rsid w:val="08CD60D8"/>
    <w:rsid w:val="08D51F49"/>
    <w:rsid w:val="08D7E154"/>
    <w:rsid w:val="08DAB04E"/>
    <w:rsid w:val="08DD3E29"/>
    <w:rsid w:val="08DD81E3"/>
    <w:rsid w:val="08E370F1"/>
    <w:rsid w:val="0901049C"/>
    <w:rsid w:val="0906D691"/>
    <w:rsid w:val="091405DB"/>
    <w:rsid w:val="0920DEBB"/>
    <w:rsid w:val="092444AA"/>
    <w:rsid w:val="092AC4DF"/>
    <w:rsid w:val="0934302C"/>
    <w:rsid w:val="093DBBC3"/>
    <w:rsid w:val="0948C4C7"/>
    <w:rsid w:val="095593B7"/>
    <w:rsid w:val="095812E6"/>
    <w:rsid w:val="096A039E"/>
    <w:rsid w:val="0970B2D9"/>
    <w:rsid w:val="09750DE9"/>
    <w:rsid w:val="09760ED7"/>
    <w:rsid w:val="097A4926"/>
    <w:rsid w:val="09959992"/>
    <w:rsid w:val="09AA2751"/>
    <w:rsid w:val="09C11080"/>
    <w:rsid w:val="09C395D2"/>
    <w:rsid w:val="09C76D16"/>
    <w:rsid w:val="09CA6A97"/>
    <w:rsid w:val="09D0229E"/>
    <w:rsid w:val="09D924F1"/>
    <w:rsid w:val="09E4060B"/>
    <w:rsid w:val="09E61C38"/>
    <w:rsid w:val="09E7AC55"/>
    <w:rsid w:val="09FC7036"/>
    <w:rsid w:val="0A087873"/>
    <w:rsid w:val="0A10A065"/>
    <w:rsid w:val="0A25A032"/>
    <w:rsid w:val="0A3653F2"/>
    <w:rsid w:val="0A388999"/>
    <w:rsid w:val="0A39C810"/>
    <w:rsid w:val="0A3EE746"/>
    <w:rsid w:val="0A40BA7D"/>
    <w:rsid w:val="0A4450EA"/>
    <w:rsid w:val="0A5F2FA0"/>
    <w:rsid w:val="0A637B34"/>
    <w:rsid w:val="0A70FC09"/>
    <w:rsid w:val="0A71324C"/>
    <w:rsid w:val="0A750628"/>
    <w:rsid w:val="0A91DE11"/>
    <w:rsid w:val="0AA6626C"/>
    <w:rsid w:val="0AAD5511"/>
    <w:rsid w:val="0AB858CF"/>
    <w:rsid w:val="0AC6D656"/>
    <w:rsid w:val="0ACEAE36"/>
    <w:rsid w:val="0AEF75DE"/>
    <w:rsid w:val="0AF252A6"/>
    <w:rsid w:val="0AF75FFD"/>
    <w:rsid w:val="0AF87044"/>
    <w:rsid w:val="0AF90568"/>
    <w:rsid w:val="0B05DBD4"/>
    <w:rsid w:val="0B0BE921"/>
    <w:rsid w:val="0B0CBE56"/>
    <w:rsid w:val="0B12CD60"/>
    <w:rsid w:val="0B13678D"/>
    <w:rsid w:val="0B2021B4"/>
    <w:rsid w:val="0B21C931"/>
    <w:rsid w:val="0B380E96"/>
    <w:rsid w:val="0B3E2E70"/>
    <w:rsid w:val="0B45F7B2"/>
    <w:rsid w:val="0B4600CE"/>
    <w:rsid w:val="0B622602"/>
    <w:rsid w:val="0B684BAE"/>
    <w:rsid w:val="0B9083CE"/>
    <w:rsid w:val="0B984097"/>
    <w:rsid w:val="0BA71A17"/>
    <w:rsid w:val="0BA7EAD4"/>
    <w:rsid w:val="0BAD2BCC"/>
    <w:rsid w:val="0BBA64B4"/>
    <w:rsid w:val="0BC8358B"/>
    <w:rsid w:val="0BD2C016"/>
    <w:rsid w:val="0BED1A1B"/>
    <w:rsid w:val="0BEE0F77"/>
    <w:rsid w:val="0BF2B952"/>
    <w:rsid w:val="0BF696E2"/>
    <w:rsid w:val="0BFA7FDC"/>
    <w:rsid w:val="0C17B2BA"/>
    <w:rsid w:val="0C19E8D5"/>
    <w:rsid w:val="0C30D4D7"/>
    <w:rsid w:val="0C38A55E"/>
    <w:rsid w:val="0C3B1969"/>
    <w:rsid w:val="0C3E7707"/>
    <w:rsid w:val="0C4092E4"/>
    <w:rsid w:val="0C4B857C"/>
    <w:rsid w:val="0C54C6BB"/>
    <w:rsid w:val="0C5A674D"/>
    <w:rsid w:val="0C5B26DB"/>
    <w:rsid w:val="0C5C4AF7"/>
    <w:rsid w:val="0C5CEB46"/>
    <w:rsid w:val="0C700B49"/>
    <w:rsid w:val="0C8632CB"/>
    <w:rsid w:val="0C864FE4"/>
    <w:rsid w:val="0C91B60E"/>
    <w:rsid w:val="0C967EAB"/>
    <w:rsid w:val="0C9D0812"/>
    <w:rsid w:val="0CA09949"/>
    <w:rsid w:val="0CAC8953"/>
    <w:rsid w:val="0CAE7291"/>
    <w:rsid w:val="0CC445C0"/>
    <w:rsid w:val="0CC52F42"/>
    <w:rsid w:val="0CC56716"/>
    <w:rsid w:val="0CCDE2C6"/>
    <w:rsid w:val="0CCF4C8A"/>
    <w:rsid w:val="0CDC4D2C"/>
    <w:rsid w:val="0CE5F43F"/>
    <w:rsid w:val="0CEB9DCB"/>
    <w:rsid w:val="0CEEC2F4"/>
    <w:rsid w:val="0D07E3C3"/>
    <w:rsid w:val="0D0BEE99"/>
    <w:rsid w:val="0D0E8D6E"/>
    <w:rsid w:val="0D4799E8"/>
    <w:rsid w:val="0D48FC2D"/>
    <w:rsid w:val="0D524634"/>
    <w:rsid w:val="0D5512F2"/>
    <w:rsid w:val="0D552666"/>
    <w:rsid w:val="0D575364"/>
    <w:rsid w:val="0D715DA4"/>
    <w:rsid w:val="0D722432"/>
    <w:rsid w:val="0D7BF1AC"/>
    <w:rsid w:val="0D9B61C5"/>
    <w:rsid w:val="0DA7D4EA"/>
    <w:rsid w:val="0DA9493D"/>
    <w:rsid w:val="0DAE18AE"/>
    <w:rsid w:val="0DBAB994"/>
    <w:rsid w:val="0DBBE906"/>
    <w:rsid w:val="0DBD43E5"/>
    <w:rsid w:val="0DC5597C"/>
    <w:rsid w:val="0DCD0F78"/>
    <w:rsid w:val="0DCDBA5B"/>
    <w:rsid w:val="0DD475BF"/>
    <w:rsid w:val="0DDAF270"/>
    <w:rsid w:val="0DDF13BE"/>
    <w:rsid w:val="0DE0264E"/>
    <w:rsid w:val="0DE877C0"/>
    <w:rsid w:val="0DEE88B3"/>
    <w:rsid w:val="0DF6E375"/>
    <w:rsid w:val="0DF94FC5"/>
    <w:rsid w:val="0DFBDBFC"/>
    <w:rsid w:val="0E06504A"/>
    <w:rsid w:val="0E0D2BBF"/>
    <w:rsid w:val="0E1E814B"/>
    <w:rsid w:val="0E221F06"/>
    <w:rsid w:val="0E2715BB"/>
    <w:rsid w:val="0E277BC4"/>
    <w:rsid w:val="0E336F55"/>
    <w:rsid w:val="0E3553E2"/>
    <w:rsid w:val="0E4C28D6"/>
    <w:rsid w:val="0E6A4AFB"/>
    <w:rsid w:val="0E6CA422"/>
    <w:rsid w:val="0E6E04A5"/>
    <w:rsid w:val="0E714767"/>
    <w:rsid w:val="0E71C507"/>
    <w:rsid w:val="0E7ECB81"/>
    <w:rsid w:val="0E88C560"/>
    <w:rsid w:val="0E8CB595"/>
    <w:rsid w:val="0E8E9AC8"/>
    <w:rsid w:val="0E9FAC67"/>
    <w:rsid w:val="0EA7E37C"/>
    <w:rsid w:val="0EA83816"/>
    <w:rsid w:val="0EAF4265"/>
    <w:rsid w:val="0EB7772E"/>
    <w:rsid w:val="0ED03312"/>
    <w:rsid w:val="0EE8E32D"/>
    <w:rsid w:val="0EF39564"/>
    <w:rsid w:val="0F0B79C7"/>
    <w:rsid w:val="0F0D4EE0"/>
    <w:rsid w:val="0F166C65"/>
    <w:rsid w:val="0F1FAF93"/>
    <w:rsid w:val="0F32209E"/>
    <w:rsid w:val="0F44A71E"/>
    <w:rsid w:val="0F59DA12"/>
    <w:rsid w:val="0F60B8AA"/>
    <w:rsid w:val="0F622D1E"/>
    <w:rsid w:val="0F629E35"/>
    <w:rsid w:val="0F6587FA"/>
    <w:rsid w:val="0F75F259"/>
    <w:rsid w:val="0F76A778"/>
    <w:rsid w:val="0F7BBCBB"/>
    <w:rsid w:val="0F87CF50"/>
    <w:rsid w:val="0F8A86D2"/>
    <w:rsid w:val="0F90EC16"/>
    <w:rsid w:val="0F920B6C"/>
    <w:rsid w:val="0FA88DE4"/>
    <w:rsid w:val="0FA8C6E4"/>
    <w:rsid w:val="0FC3DA8A"/>
    <w:rsid w:val="0FCC0359"/>
    <w:rsid w:val="0FCC8C4F"/>
    <w:rsid w:val="0FD12443"/>
    <w:rsid w:val="0FDAF04F"/>
    <w:rsid w:val="0FEBB68C"/>
    <w:rsid w:val="0FEFA430"/>
    <w:rsid w:val="1003A21A"/>
    <w:rsid w:val="1013E840"/>
    <w:rsid w:val="1016409C"/>
    <w:rsid w:val="10192351"/>
    <w:rsid w:val="101968D5"/>
    <w:rsid w:val="10208A85"/>
    <w:rsid w:val="1027809B"/>
    <w:rsid w:val="1028CAE6"/>
    <w:rsid w:val="1029D09D"/>
    <w:rsid w:val="102AEA31"/>
    <w:rsid w:val="10311D1B"/>
    <w:rsid w:val="10330A42"/>
    <w:rsid w:val="1037200A"/>
    <w:rsid w:val="10382873"/>
    <w:rsid w:val="103FE7FF"/>
    <w:rsid w:val="1042B5AC"/>
    <w:rsid w:val="105FC9A6"/>
    <w:rsid w:val="10625CB3"/>
    <w:rsid w:val="10737925"/>
    <w:rsid w:val="107C98C5"/>
    <w:rsid w:val="107CE73C"/>
    <w:rsid w:val="107F3AAA"/>
    <w:rsid w:val="10834515"/>
    <w:rsid w:val="108474FA"/>
    <w:rsid w:val="108D00B6"/>
    <w:rsid w:val="108DF618"/>
    <w:rsid w:val="108E39B8"/>
    <w:rsid w:val="108EAEEF"/>
    <w:rsid w:val="10A06513"/>
    <w:rsid w:val="10AF1ECC"/>
    <w:rsid w:val="10B0D701"/>
    <w:rsid w:val="10B1FCE7"/>
    <w:rsid w:val="10B3926E"/>
    <w:rsid w:val="10B39CDB"/>
    <w:rsid w:val="10C3615C"/>
    <w:rsid w:val="10C98C80"/>
    <w:rsid w:val="10CBA085"/>
    <w:rsid w:val="10D0BD7C"/>
    <w:rsid w:val="10D3625F"/>
    <w:rsid w:val="10DB4D6A"/>
    <w:rsid w:val="10DDFBE3"/>
    <w:rsid w:val="10DEAC47"/>
    <w:rsid w:val="10E95C93"/>
    <w:rsid w:val="10EE82D6"/>
    <w:rsid w:val="10F2E044"/>
    <w:rsid w:val="10F5622F"/>
    <w:rsid w:val="10FA03E0"/>
    <w:rsid w:val="1104AF60"/>
    <w:rsid w:val="110C7C95"/>
    <w:rsid w:val="110E1B5E"/>
    <w:rsid w:val="110FA2B1"/>
    <w:rsid w:val="111C3DB9"/>
    <w:rsid w:val="11218853"/>
    <w:rsid w:val="11369D19"/>
    <w:rsid w:val="1136C92A"/>
    <w:rsid w:val="114464A4"/>
    <w:rsid w:val="11595D26"/>
    <w:rsid w:val="1167C30D"/>
    <w:rsid w:val="1169EFCE"/>
    <w:rsid w:val="117C94CA"/>
    <w:rsid w:val="117D01F0"/>
    <w:rsid w:val="117E83A9"/>
    <w:rsid w:val="1182A911"/>
    <w:rsid w:val="1183A7FF"/>
    <w:rsid w:val="1191EC98"/>
    <w:rsid w:val="11A056AD"/>
    <w:rsid w:val="11A51E2E"/>
    <w:rsid w:val="11DC575F"/>
    <w:rsid w:val="11E4ABC9"/>
    <w:rsid w:val="11F0E5F6"/>
    <w:rsid w:val="11F37C27"/>
    <w:rsid w:val="12026C36"/>
    <w:rsid w:val="12071347"/>
    <w:rsid w:val="1210281A"/>
    <w:rsid w:val="1228F6F6"/>
    <w:rsid w:val="1235AD0E"/>
    <w:rsid w:val="12368639"/>
    <w:rsid w:val="12379664"/>
    <w:rsid w:val="123B4AE3"/>
    <w:rsid w:val="123F4AE5"/>
    <w:rsid w:val="1242C313"/>
    <w:rsid w:val="12442163"/>
    <w:rsid w:val="12593A4B"/>
    <w:rsid w:val="125BFA59"/>
    <w:rsid w:val="125E2A86"/>
    <w:rsid w:val="126013BE"/>
    <w:rsid w:val="1266755D"/>
    <w:rsid w:val="1268B0CD"/>
    <w:rsid w:val="1269F9E3"/>
    <w:rsid w:val="1275ADD4"/>
    <w:rsid w:val="12768BFC"/>
    <w:rsid w:val="127B460D"/>
    <w:rsid w:val="127B582F"/>
    <w:rsid w:val="1281C440"/>
    <w:rsid w:val="128FF7B3"/>
    <w:rsid w:val="12A31DDC"/>
    <w:rsid w:val="12AA5AED"/>
    <w:rsid w:val="12B70FB9"/>
    <w:rsid w:val="12B92F8E"/>
    <w:rsid w:val="12BEB16E"/>
    <w:rsid w:val="12BFA9FD"/>
    <w:rsid w:val="12CE98CB"/>
    <w:rsid w:val="12D04BC8"/>
    <w:rsid w:val="12E6417F"/>
    <w:rsid w:val="12F4E7A1"/>
    <w:rsid w:val="12F52D87"/>
    <w:rsid w:val="1308C505"/>
    <w:rsid w:val="130F0D80"/>
    <w:rsid w:val="131FC5CE"/>
    <w:rsid w:val="1322FEB1"/>
    <w:rsid w:val="13275650"/>
    <w:rsid w:val="13324A54"/>
    <w:rsid w:val="13331CD9"/>
    <w:rsid w:val="1345DC15"/>
    <w:rsid w:val="1347CD38"/>
    <w:rsid w:val="13492633"/>
    <w:rsid w:val="13497F02"/>
    <w:rsid w:val="134CB92A"/>
    <w:rsid w:val="134E18B5"/>
    <w:rsid w:val="13507FB4"/>
    <w:rsid w:val="13510997"/>
    <w:rsid w:val="1359D41F"/>
    <w:rsid w:val="135E5E87"/>
    <w:rsid w:val="13608BF9"/>
    <w:rsid w:val="1361E52F"/>
    <w:rsid w:val="13639944"/>
    <w:rsid w:val="1367E21B"/>
    <w:rsid w:val="13768091"/>
    <w:rsid w:val="137D0F17"/>
    <w:rsid w:val="13830352"/>
    <w:rsid w:val="138E7855"/>
    <w:rsid w:val="138F4C88"/>
    <w:rsid w:val="1397348C"/>
    <w:rsid w:val="1399EA74"/>
    <w:rsid w:val="139F9230"/>
    <w:rsid w:val="139FA574"/>
    <w:rsid w:val="13A0C7A7"/>
    <w:rsid w:val="13A74E8B"/>
    <w:rsid w:val="13B8DC98"/>
    <w:rsid w:val="13C67792"/>
    <w:rsid w:val="13C7D164"/>
    <w:rsid w:val="13E5290B"/>
    <w:rsid w:val="13F2ACCC"/>
    <w:rsid w:val="13F309DE"/>
    <w:rsid w:val="13F320B6"/>
    <w:rsid w:val="13F749E8"/>
    <w:rsid w:val="13F9DE47"/>
    <w:rsid w:val="1408F271"/>
    <w:rsid w:val="140FB3C9"/>
    <w:rsid w:val="141213A8"/>
    <w:rsid w:val="14131A5F"/>
    <w:rsid w:val="14262398"/>
    <w:rsid w:val="142BA42D"/>
    <w:rsid w:val="142C61F2"/>
    <w:rsid w:val="142D02F1"/>
    <w:rsid w:val="142F391E"/>
    <w:rsid w:val="1433F381"/>
    <w:rsid w:val="14382194"/>
    <w:rsid w:val="144C037D"/>
    <w:rsid w:val="145EA896"/>
    <w:rsid w:val="1467EA41"/>
    <w:rsid w:val="14752975"/>
    <w:rsid w:val="14803E3F"/>
    <w:rsid w:val="14A2FAB5"/>
    <w:rsid w:val="14A94222"/>
    <w:rsid w:val="14B06BCE"/>
    <w:rsid w:val="14B4353B"/>
    <w:rsid w:val="14B6246B"/>
    <w:rsid w:val="14BB0018"/>
    <w:rsid w:val="14C00378"/>
    <w:rsid w:val="14C3A9E8"/>
    <w:rsid w:val="14C5EFE7"/>
    <w:rsid w:val="14C8F871"/>
    <w:rsid w:val="14C9010D"/>
    <w:rsid w:val="14CDFC54"/>
    <w:rsid w:val="14CF71A5"/>
    <w:rsid w:val="14D02032"/>
    <w:rsid w:val="14DF388B"/>
    <w:rsid w:val="14ECD9F8"/>
    <w:rsid w:val="14F0C343"/>
    <w:rsid w:val="14FDE716"/>
    <w:rsid w:val="14FF620B"/>
    <w:rsid w:val="152D3299"/>
    <w:rsid w:val="1545BD00"/>
    <w:rsid w:val="154F0432"/>
    <w:rsid w:val="154F5170"/>
    <w:rsid w:val="15552AB5"/>
    <w:rsid w:val="155AD8D5"/>
    <w:rsid w:val="156D4DD0"/>
    <w:rsid w:val="157ECEA0"/>
    <w:rsid w:val="157F54F5"/>
    <w:rsid w:val="15845864"/>
    <w:rsid w:val="15867135"/>
    <w:rsid w:val="1592499C"/>
    <w:rsid w:val="159BD6E4"/>
    <w:rsid w:val="15A5620B"/>
    <w:rsid w:val="15AA9400"/>
    <w:rsid w:val="15B7986B"/>
    <w:rsid w:val="15C421A6"/>
    <w:rsid w:val="15C778AB"/>
    <w:rsid w:val="15CA3B32"/>
    <w:rsid w:val="15D72DA2"/>
    <w:rsid w:val="15D7EA34"/>
    <w:rsid w:val="15DA130F"/>
    <w:rsid w:val="15DB5344"/>
    <w:rsid w:val="15E4BDFA"/>
    <w:rsid w:val="15E7752A"/>
    <w:rsid w:val="15EA25A3"/>
    <w:rsid w:val="16181ACC"/>
    <w:rsid w:val="16196654"/>
    <w:rsid w:val="162558DD"/>
    <w:rsid w:val="162C6E5C"/>
    <w:rsid w:val="1633FBA4"/>
    <w:rsid w:val="163CCA11"/>
    <w:rsid w:val="163F6C5D"/>
    <w:rsid w:val="1640587A"/>
    <w:rsid w:val="164FD1AE"/>
    <w:rsid w:val="1651F4CC"/>
    <w:rsid w:val="1657F373"/>
    <w:rsid w:val="16664769"/>
    <w:rsid w:val="166F1235"/>
    <w:rsid w:val="1678AE26"/>
    <w:rsid w:val="167BFCB8"/>
    <w:rsid w:val="167F299D"/>
    <w:rsid w:val="1680CF8D"/>
    <w:rsid w:val="1683E6E5"/>
    <w:rsid w:val="16882076"/>
    <w:rsid w:val="168D6E3A"/>
    <w:rsid w:val="1690FA61"/>
    <w:rsid w:val="16967E97"/>
    <w:rsid w:val="1698C29C"/>
    <w:rsid w:val="169C1CA1"/>
    <w:rsid w:val="16A255A9"/>
    <w:rsid w:val="16A4434F"/>
    <w:rsid w:val="16A690C4"/>
    <w:rsid w:val="16B0126E"/>
    <w:rsid w:val="16DD8B24"/>
    <w:rsid w:val="16E9DB79"/>
    <w:rsid w:val="16F0B78A"/>
    <w:rsid w:val="16FC87AA"/>
    <w:rsid w:val="17098872"/>
    <w:rsid w:val="172485EE"/>
    <w:rsid w:val="175CB537"/>
    <w:rsid w:val="176344EF"/>
    <w:rsid w:val="1765B1E0"/>
    <w:rsid w:val="1786A459"/>
    <w:rsid w:val="17943FC0"/>
    <w:rsid w:val="179B7243"/>
    <w:rsid w:val="17A240BC"/>
    <w:rsid w:val="17A82591"/>
    <w:rsid w:val="17B5F3B9"/>
    <w:rsid w:val="17C30B86"/>
    <w:rsid w:val="17C680AA"/>
    <w:rsid w:val="17DA519B"/>
    <w:rsid w:val="17DAD6E4"/>
    <w:rsid w:val="17E7756E"/>
    <w:rsid w:val="17F4C857"/>
    <w:rsid w:val="17F55A31"/>
    <w:rsid w:val="180A2775"/>
    <w:rsid w:val="181279B7"/>
    <w:rsid w:val="1817CD19"/>
    <w:rsid w:val="1817F756"/>
    <w:rsid w:val="18198B42"/>
    <w:rsid w:val="181E02A9"/>
    <w:rsid w:val="1827860E"/>
    <w:rsid w:val="182B17A3"/>
    <w:rsid w:val="182D8E7C"/>
    <w:rsid w:val="18390F26"/>
    <w:rsid w:val="184708E6"/>
    <w:rsid w:val="184B5485"/>
    <w:rsid w:val="185591A3"/>
    <w:rsid w:val="1859A2E9"/>
    <w:rsid w:val="1859C0E1"/>
    <w:rsid w:val="185F091C"/>
    <w:rsid w:val="186008B9"/>
    <w:rsid w:val="1862BF3C"/>
    <w:rsid w:val="186B60DF"/>
    <w:rsid w:val="18743839"/>
    <w:rsid w:val="18815440"/>
    <w:rsid w:val="1882D4F8"/>
    <w:rsid w:val="18846E28"/>
    <w:rsid w:val="188B37B2"/>
    <w:rsid w:val="18ABA1F4"/>
    <w:rsid w:val="18BE8A29"/>
    <w:rsid w:val="18C739B3"/>
    <w:rsid w:val="18CE5069"/>
    <w:rsid w:val="18D51AB4"/>
    <w:rsid w:val="18D59EBA"/>
    <w:rsid w:val="18D989E9"/>
    <w:rsid w:val="18DADE2B"/>
    <w:rsid w:val="18DB9D08"/>
    <w:rsid w:val="18DC63B3"/>
    <w:rsid w:val="18E16717"/>
    <w:rsid w:val="18E5B26E"/>
    <w:rsid w:val="18EA3141"/>
    <w:rsid w:val="18FF1550"/>
    <w:rsid w:val="19018241"/>
    <w:rsid w:val="191FC560"/>
    <w:rsid w:val="1936C6FC"/>
    <w:rsid w:val="193B7A0B"/>
    <w:rsid w:val="193D5686"/>
    <w:rsid w:val="193DCCD9"/>
    <w:rsid w:val="1947B429"/>
    <w:rsid w:val="19502533"/>
    <w:rsid w:val="19766BD8"/>
    <w:rsid w:val="19790B44"/>
    <w:rsid w:val="1989958E"/>
    <w:rsid w:val="19935A35"/>
    <w:rsid w:val="199D1245"/>
    <w:rsid w:val="19A0CF0C"/>
    <w:rsid w:val="19A89DEC"/>
    <w:rsid w:val="19B55BA3"/>
    <w:rsid w:val="19BD8CB1"/>
    <w:rsid w:val="19C2CD5C"/>
    <w:rsid w:val="19C54D34"/>
    <w:rsid w:val="19CF921A"/>
    <w:rsid w:val="19D3BFB6"/>
    <w:rsid w:val="19D6A6F8"/>
    <w:rsid w:val="19DB0EAA"/>
    <w:rsid w:val="19EBBD9C"/>
    <w:rsid w:val="19F57EAE"/>
    <w:rsid w:val="19F9B082"/>
    <w:rsid w:val="19FC31F0"/>
    <w:rsid w:val="1A0136C1"/>
    <w:rsid w:val="1A04C43B"/>
    <w:rsid w:val="1A0A0B84"/>
    <w:rsid w:val="1A0A7126"/>
    <w:rsid w:val="1A0FA98D"/>
    <w:rsid w:val="1A1ED4DC"/>
    <w:rsid w:val="1A3247EC"/>
    <w:rsid w:val="1A408A23"/>
    <w:rsid w:val="1A42B936"/>
    <w:rsid w:val="1A47DBB8"/>
    <w:rsid w:val="1A5E5B2E"/>
    <w:rsid w:val="1A84E99A"/>
    <w:rsid w:val="1A85A54D"/>
    <w:rsid w:val="1A872E2E"/>
    <w:rsid w:val="1A8A1C6B"/>
    <w:rsid w:val="1A8B397E"/>
    <w:rsid w:val="1A914CC9"/>
    <w:rsid w:val="1A95651C"/>
    <w:rsid w:val="1A968012"/>
    <w:rsid w:val="1A9BD6A0"/>
    <w:rsid w:val="1AA63BB4"/>
    <w:rsid w:val="1AADEE92"/>
    <w:rsid w:val="1AC05D12"/>
    <w:rsid w:val="1AC2E8B7"/>
    <w:rsid w:val="1AC53AE0"/>
    <w:rsid w:val="1AD2D8CA"/>
    <w:rsid w:val="1AD947C2"/>
    <w:rsid w:val="1AE28D50"/>
    <w:rsid w:val="1AE33FBB"/>
    <w:rsid w:val="1AF1FF72"/>
    <w:rsid w:val="1AF8CA00"/>
    <w:rsid w:val="1AFD9BA6"/>
    <w:rsid w:val="1B01F4BE"/>
    <w:rsid w:val="1B0371E0"/>
    <w:rsid w:val="1B10D214"/>
    <w:rsid w:val="1B231922"/>
    <w:rsid w:val="1B27E1BE"/>
    <w:rsid w:val="1B2BBA5D"/>
    <w:rsid w:val="1B2E6F49"/>
    <w:rsid w:val="1B308121"/>
    <w:rsid w:val="1B512C04"/>
    <w:rsid w:val="1B57DB86"/>
    <w:rsid w:val="1B5C1B7C"/>
    <w:rsid w:val="1B7B0E71"/>
    <w:rsid w:val="1B7EC8D2"/>
    <w:rsid w:val="1B82F547"/>
    <w:rsid w:val="1B84C164"/>
    <w:rsid w:val="1B85B3C6"/>
    <w:rsid w:val="1B93C659"/>
    <w:rsid w:val="1B96FC71"/>
    <w:rsid w:val="1BA5BAF8"/>
    <w:rsid w:val="1BAEA590"/>
    <w:rsid w:val="1BB99CA3"/>
    <w:rsid w:val="1BBD84E8"/>
    <w:rsid w:val="1BBFE3FC"/>
    <w:rsid w:val="1BC5C43C"/>
    <w:rsid w:val="1BC8E4C9"/>
    <w:rsid w:val="1BE55605"/>
    <w:rsid w:val="1BEA14E7"/>
    <w:rsid w:val="1BF4989E"/>
    <w:rsid w:val="1C0DB34E"/>
    <w:rsid w:val="1C21ECEF"/>
    <w:rsid w:val="1C222853"/>
    <w:rsid w:val="1C38EB0B"/>
    <w:rsid w:val="1C3D3A23"/>
    <w:rsid w:val="1C41AD08"/>
    <w:rsid w:val="1C443B1C"/>
    <w:rsid w:val="1C4A6CD7"/>
    <w:rsid w:val="1C51452B"/>
    <w:rsid w:val="1C56CC40"/>
    <w:rsid w:val="1C58FA69"/>
    <w:rsid w:val="1C5E385A"/>
    <w:rsid w:val="1C65747C"/>
    <w:rsid w:val="1C68B957"/>
    <w:rsid w:val="1C705532"/>
    <w:rsid w:val="1C75F3AC"/>
    <w:rsid w:val="1C7695CF"/>
    <w:rsid w:val="1C77AC04"/>
    <w:rsid w:val="1C84084A"/>
    <w:rsid w:val="1C87C59C"/>
    <w:rsid w:val="1C94414D"/>
    <w:rsid w:val="1C9662FA"/>
    <w:rsid w:val="1C9F9094"/>
    <w:rsid w:val="1CA01016"/>
    <w:rsid w:val="1CA3EE54"/>
    <w:rsid w:val="1CACA275"/>
    <w:rsid w:val="1CB1186E"/>
    <w:rsid w:val="1CBC7877"/>
    <w:rsid w:val="1CC5DF2A"/>
    <w:rsid w:val="1CC8634E"/>
    <w:rsid w:val="1CCF8D43"/>
    <w:rsid w:val="1CF02809"/>
    <w:rsid w:val="1CF2C3C2"/>
    <w:rsid w:val="1CFCC2E9"/>
    <w:rsid w:val="1D0199E7"/>
    <w:rsid w:val="1D02002C"/>
    <w:rsid w:val="1D0272D1"/>
    <w:rsid w:val="1D09FEA3"/>
    <w:rsid w:val="1D0B1241"/>
    <w:rsid w:val="1D1A9CF2"/>
    <w:rsid w:val="1D235E5E"/>
    <w:rsid w:val="1D24F870"/>
    <w:rsid w:val="1D2CC7E5"/>
    <w:rsid w:val="1D3145B0"/>
    <w:rsid w:val="1D3773E6"/>
    <w:rsid w:val="1D4A75F1"/>
    <w:rsid w:val="1D55F376"/>
    <w:rsid w:val="1D5BCFFB"/>
    <w:rsid w:val="1D62039D"/>
    <w:rsid w:val="1D6A7F71"/>
    <w:rsid w:val="1D72EA01"/>
    <w:rsid w:val="1D84DD1C"/>
    <w:rsid w:val="1D9E14DE"/>
    <w:rsid w:val="1DB019E1"/>
    <w:rsid w:val="1DB3B0CA"/>
    <w:rsid w:val="1DB4E1B2"/>
    <w:rsid w:val="1DB793E6"/>
    <w:rsid w:val="1DBDF8B4"/>
    <w:rsid w:val="1DBE2394"/>
    <w:rsid w:val="1DC0C7D8"/>
    <w:rsid w:val="1DC22F57"/>
    <w:rsid w:val="1DC55B78"/>
    <w:rsid w:val="1DC78B50"/>
    <w:rsid w:val="1DCD05DE"/>
    <w:rsid w:val="1DD286A4"/>
    <w:rsid w:val="1DD2F05C"/>
    <w:rsid w:val="1DD86157"/>
    <w:rsid w:val="1DDCF26A"/>
    <w:rsid w:val="1DE00B7D"/>
    <w:rsid w:val="1DE640C3"/>
    <w:rsid w:val="1DE7C8E9"/>
    <w:rsid w:val="1DE8BDEE"/>
    <w:rsid w:val="1DE9273B"/>
    <w:rsid w:val="1DF53788"/>
    <w:rsid w:val="1DFCE8AF"/>
    <w:rsid w:val="1E05AD2B"/>
    <w:rsid w:val="1E0600D1"/>
    <w:rsid w:val="1E0BEBDA"/>
    <w:rsid w:val="1E138A6F"/>
    <w:rsid w:val="1E148E01"/>
    <w:rsid w:val="1E2B6BEF"/>
    <w:rsid w:val="1E306AC2"/>
    <w:rsid w:val="1E30EFC2"/>
    <w:rsid w:val="1E360614"/>
    <w:rsid w:val="1E3B5E48"/>
    <w:rsid w:val="1E4DA095"/>
    <w:rsid w:val="1E53C2BF"/>
    <w:rsid w:val="1E54F159"/>
    <w:rsid w:val="1E5BF095"/>
    <w:rsid w:val="1E630558"/>
    <w:rsid w:val="1E75D3C6"/>
    <w:rsid w:val="1E775E51"/>
    <w:rsid w:val="1E88CCC6"/>
    <w:rsid w:val="1E8A0D68"/>
    <w:rsid w:val="1E9D510F"/>
    <w:rsid w:val="1EA9CE21"/>
    <w:rsid w:val="1EAF5035"/>
    <w:rsid w:val="1EB1E0D7"/>
    <w:rsid w:val="1EC2605F"/>
    <w:rsid w:val="1ED1E99D"/>
    <w:rsid w:val="1EDF75E0"/>
    <w:rsid w:val="1EF13D65"/>
    <w:rsid w:val="1EF90565"/>
    <w:rsid w:val="1EFDD3FE"/>
    <w:rsid w:val="1EFDF613"/>
    <w:rsid w:val="1F03639D"/>
    <w:rsid w:val="1F06B88F"/>
    <w:rsid w:val="1F07E8ED"/>
    <w:rsid w:val="1F0BEA04"/>
    <w:rsid w:val="1F1C1AA2"/>
    <w:rsid w:val="1F2E4F4C"/>
    <w:rsid w:val="1F34D867"/>
    <w:rsid w:val="1F36504D"/>
    <w:rsid w:val="1F3809DB"/>
    <w:rsid w:val="1F55CF0B"/>
    <w:rsid w:val="1F632AEE"/>
    <w:rsid w:val="1F656F3B"/>
    <w:rsid w:val="1F6A7E06"/>
    <w:rsid w:val="1F6FB598"/>
    <w:rsid w:val="1F6FF3AC"/>
    <w:rsid w:val="1F78C2CB"/>
    <w:rsid w:val="1F7BB675"/>
    <w:rsid w:val="1F7C14C7"/>
    <w:rsid w:val="1F877F31"/>
    <w:rsid w:val="1F893B18"/>
    <w:rsid w:val="1F93337C"/>
    <w:rsid w:val="1FA46CCD"/>
    <w:rsid w:val="1FC22841"/>
    <w:rsid w:val="1FCBE20F"/>
    <w:rsid w:val="1FD3E72B"/>
    <w:rsid w:val="1FEB0985"/>
    <w:rsid w:val="1FEDF9EB"/>
    <w:rsid w:val="1FF41939"/>
    <w:rsid w:val="2001391E"/>
    <w:rsid w:val="2029B9D7"/>
    <w:rsid w:val="202B4CA9"/>
    <w:rsid w:val="2035879E"/>
    <w:rsid w:val="2035AF40"/>
    <w:rsid w:val="2036D3AD"/>
    <w:rsid w:val="2046C3C1"/>
    <w:rsid w:val="204A502E"/>
    <w:rsid w:val="204CBBB8"/>
    <w:rsid w:val="20506FE2"/>
    <w:rsid w:val="20523DB4"/>
    <w:rsid w:val="20556097"/>
    <w:rsid w:val="2056C4C4"/>
    <w:rsid w:val="2067B808"/>
    <w:rsid w:val="2069C6E4"/>
    <w:rsid w:val="206A68C9"/>
    <w:rsid w:val="2070502D"/>
    <w:rsid w:val="20756C69"/>
    <w:rsid w:val="20955E74"/>
    <w:rsid w:val="209CBE60"/>
    <w:rsid w:val="20A52099"/>
    <w:rsid w:val="20B8C728"/>
    <w:rsid w:val="20BD7EAD"/>
    <w:rsid w:val="20C2B4C0"/>
    <w:rsid w:val="20C5A5EB"/>
    <w:rsid w:val="20D0F61B"/>
    <w:rsid w:val="20D1A3BE"/>
    <w:rsid w:val="20EB2572"/>
    <w:rsid w:val="20F25AC0"/>
    <w:rsid w:val="20F59976"/>
    <w:rsid w:val="20FD7D6E"/>
    <w:rsid w:val="21053A88"/>
    <w:rsid w:val="210A4600"/>
    <w:rsid w:val="2124789E"/>
    <w:rsid w:val="21304A73"/>
    <w:rsid w:val="213632C8"/>
    <w:rsid w:val="21438C9C"/>
    <w:rsid w:val="2144FDE2"/>
    <w:rsid w:val="21484F44"/>
    <w:rsid w:val="214E7581"/>
    <w:rsid w:val="2151BE43"/>
    <w:rsid w:val="2154B2B2"/>
    <w:rsid w:val="215F62F6"/>
    <w:rsid w:val="21768CE2"/>
    <w:rsid w:val="21801398"/>
    <w:rsid w:val="2183186E"/>
    <w:rsid w:val="218A0C8A"/>
    <w:rsid w:val="218E7822"/>
    <w:rsid w:val="2192B894"/>
    <w:rsid w:val="219F7EE5"/>
    <w:rsid w:val="21A254AB"/>
    <w:rsid w:val="21AD7488"/>
    <w:rsid w:val="21B78B56"/>
    <w:rsid w:val="21BB96A3"/>
    <w:rsid w:val="21BEAF5F"/>
    <w:rsid w:val="21C973D3"/>
    <w:rsid w:val="21CE630C"/>
    <w:rsid w:val="21D82192"/>
    <w:rsid w:val="21DECCAD"/>
    <w:rsid w:val="21E2962D"/>
    <w:rsid w:val="21E6208F"/>
    <w:rsid w:val="2204B3FD"/>
    <w:rsid w:val="2206001E"/>
    <w:rsid w:val="2222DDD7"/>
    <w:rsid w:val="22244804"/>
    <w:rsid w:val="222AF5E9"/>
    <w:rsid w:val="222D873A"/>
    <w:rsid w:val="222EAE1A"/>
    <w:rsid w:val="2234066E"/>
    <w:rsid w:val="22382D88"/>
    <w:rsid w:val="22450A18"/>
    <w:rsid w:val="225635B8"/>
    <w:rsid w:val="225B4E94"/>
    <w:rsid w:val="225C1853"/>
    <w:rsid w:val="227E4DB3"/>
    <w:rsid w:val="2280C8C9"/>
    <w:rsid w:val="228C8FCE"/>
    <w:rsid w:val="228F273B"/>
    <w:rsid w:val="22958424"/>
    <w:rsid w:val="22976D10"/>
    <w:rsid w:val="22A3A3EB"/>
    <w:rsid w:val="22A7565A"/>
    <w:rsid w:val="22A84624"/>
    <w:rsid w:val="22AA84CC"/>
    <w:rsid w:val="22B5D5C4"/>
    <w:rsid w:val="22B9FA86"/>
    <w:rsid w:val="22C3E512"/>
    <w:rsid w:val="22C5A7D5"/>
    <w:rsid w:val="22C742AA"/>
    <w:rsid w:val="22C74BE9"/>
    <w:rsid w:val="22CE71A9"/>
    <w:rsid w:val="22D984FA"/>
    <w:rsid w:val="22DB53F5"/>
    <w:rsid w:val="22E431AC"/>
    <w:rsid w:val="22E6B114"/>
    <w:rsid w:val="2306F7B5"/>
    <w:rsid w:val="230BA18B"/>
    <w:rsid w:val="2312701B"/>
    <w:rsid w:val="231F7F7B"/>
    <w:rsid w:val="2332795D"/>
    <w:rsid w:val="2337DB7D"/>
    <w:rsid w:val="233D68BC"/>
    <w:rsid w:val="2341B5B0"/>
    <w:rsid w:val="23477E57"/>
    <w:rsid w:val="235321F8"/>
    <w:rsid w:val="2357B30E"/>
    <w:rsid w:val="23591FD4"/>
    <w:rsid w:val="23601340"/>
    <w:rsid w:val="236269CB"/>
    <w:rsid w:val="23663225"/>
    <w:rsid w:val="2367D5C0"/>
    <w:rsid w:val="236F468D"/>
    <w:rsid w:val="23798C72"/>
    <w:rsid w:val="237B272F"/>
    <w:rsid w:val="237FB262"/>
    <w:rsid w:val="238EA459"/>
    <w:rsid w:val="23954E74"/>
    <w:rsid w:val="23A15E6A"/>
    <w:rsid w:val="23A2714E"/>
    <w:rsid w:val="23A87265"/>
    <w:rsid w:val="23AAFA80"/>
    <w:rsid w:val="23C3FC65"/>
    <w:rsid w:val="23D14521"/>
    <w:rsid w:val="23EAF8F4"/>
    <w:rsid w:val="23ECF9D3"/>
    <w:rsid w:val="23F73843"/>
    <w:rsid w:val="23F7E8B4"/>
    <w:rsid w:val="23FE6DBB"/>
    <w:rsid w:val="24078AFC"/>
    <w:rsid w:val="241762B1"/>
    <w:rsid w:val="2422F36D"/>
    <w:rsid w:val="242A4C59"/>
    <w:rsid w:val="24338B85"/>
    <w:rsid w:val="243646E8"/>
    <w:rsid w:val="2449C217"/>
    <w:rsid w:val="2452429C"/>
    <w:rsid w:val="2452CA4B"/>
    <w:rsid w:val="245F1B45"/>
    <w:rsid w:val="24662B20"/>
    <w:rsid w:val="246C9735"/>
    <w:rsid w:val="246FF70C"/>
    <w:rsid w:val="247D8729"/>
    <w:rsid w:val="24806F0E"/>
    <w:rsid w:val="24A580A8"/>
    <w:rsid w:val="24BAB930"/>
    <w:rsid w:val="24C22252"/>
    <w:rsid w:val="24C23BCF"/>
    <w:rsid w:val="24C78A5C"/>
    <w:rsid w:val="24DBF7F4"/>
    <w:rsid w:val="24E46E38"/>
    <w:rsid w:val="24E5154A"/>
    <w:rsid w:val="24F50865"/>
    <w:rsid w:val="24F80E4A"/>
    <w:rsid w:val="24FEBDCC"/>
    <w:rsid w:val="250984AF"/>
    <w:rsid w:val="250B8B63"/>
    <w:rsid w:val="250E1892"/>
    <w:rsid w:val="25191118"/>
    <w:rsid w:val="25234BD1"/>
    <w:rsid w:val="2525AED7"/>
    <w:rsid w:val="252D24BE"/>
    <w:rsid w:val="25354F2D"/>
    <w:rsid w:val="253B65CE"/>
    <w:rsid w:val="253C33A0"/>
    <w:rsid w:val="253F13A2"/>
    <w:rsid w:val="253FE02B"/>
    <w:rsid w:val="254231B7"/>
    <w:rsid w:val="2547CD1C"/>
    <w:rsid w:val="2552AEE6"/>
    <w:rsid w:val="255909A5"/>
    <w:rsid w:val="2568683F"/>
    <w:rsid w:val="256C6977"/>
    <w:rsid w:val="2574B03C"/>
    <w:rsid w:val="257C2B69"/>
    <w:rsid w:val="25802533"/>
    <w:rsid w:val="258B44CF"/>
    <w:rsid w:val="2593DC0C"/>
    <w:rsid w:val="25A109ED"/>
    <w:rsid w:val="25A16702"/>
    <w:rsid w:val="25B883BE"/>
    <w:rsid w:val="25D15A72"/>
    <w:rsid w:val="25DB6595"/>
    <w:rsid w:val="25E2ADE3"/>
    <w:rsid w:val="25EAED48"/>
    <w:rsid w:val="25EF847B"/>
    <w:rsid w:val="25F6CB67"/>
    <w:rsid w:val="25FC3B8E"/>
    <w:rsid w:val="2600496D"/>
    <w:rsid w:val="260687A0"/>
    <w:rsid w:val="260ACCC8"/>
    <w:rsid w:val="2612DFB9"/>
    <w:rsid w:val="26171EC5"/>
    <w:rsid w:val="262985BB"/>
    <w:rsid w:val="262B728F"/>
    <w:rsid w:val="262F1FFA"/>
    <w:rsid w:val="2632204A"/>
    <w:rsid w:val="263901B7"/>
    <w:rsid w:val="263B7CA7"/>
    <w:rsid w:val="26424786"/>
    <w:rsid w:val="264658A6"/>
    <w:rsid w:val="26502CE0"/>
    <w:rsid w:val="26579F46"/>
    <w:rsid w:val="265BDCF2"/>
    <w:rsid w:val="2678F825"/>
    <w:rsid w:val="2684ADC4"/>
    <w:rsid w:val="2691E200"/>
    <w:rsid w:val="269856AE"/>
    <w:rsid w:val="269F0511"/>
    <w:rsid w:val="26A13E0E"/>
    <w:rsid w:val="26A1A91D"/>
    <w:rsid w:val="26A96DDB"/>
    <w:rsid w:val="26AA74CD"/>
    <w:rsid w:val="26C79737"/>
    <w:rsid w:val="26CC6297"/>
    <w:rsid w:val="26CEA617"/>
    <w:rsid w:val="26D8338A"/>
    <w:rsid w:val="26DAE66B"/>
    <w:rsid w:val="26E19BFA"/>
    <w:rsid w:val="26F534A3"/>
    <w:rsid w:val="26FAE35C"/>
    <w:rsid w:val="26FCF208"/>
    <w:rsid w:val="2709E441"/>
    <w:rsid w:val="2714F6F4"/>
    <w:rsid w:val="27172799"/>
    <w:rsid w:val="272ABD1D"/>
    <w:rsid w:val="2733F8A4"/>
    <w:rsid w:val="27357835"/>
    <w:rsid w:val="274B7F19"/>
    <w:rsid w:val="276DEC2F"/>
    <w:rsid w:val="276ECD5B"/>
    <w:rsid w:val="2773EE0E"/>
    <w:rsid w:val="277AA100"/>
    <w:rsid w:val="277F439D"/>
    <w:rsid w:val="2789FE13"/>
    <w:rsid w:val="279386C0"/>
    <w:rsid w:val="279C19CE"/>
    <w:rsid w:val="279D3E46"/>
    <w:rsid w:val="27A28550"/>
    <w:rsid w:val="27B854A7"/>
    <w:rsid w:val="27B92155"/>
    <w:rsid w:val="27BE1D29"/>
    <w:rsid w:val="27D5FC8F"/>
    <w:rsid w:val="27E09CD3"/>
    <w:rsid w:val="27E6D56C"/>
    <w:rsid w:val="27E81DBA"/>
    <w:rsid w:val="27EEAED3"/>
    <w:rsid w:val="27F11A93"/>
    <w:rsid w:val="27F259F2"/>
    <w:rsid w:val="27F5C82F"/>
    <w:rsid w:val="27FF2B1E"/>
    <w:rsid w:val="2807559F"/>
    <w:rsid w:val="280F04F3"/>
    <w:rsid w:val="280FFBE5"/>
    <w:rsid w:val="281B0F37"/>
    <w:rsid w:val="281D3631"/>
    <w:rsid w:val="283665D7"/>
    <w:rsid w:val="28406518"/>
    <w:rsid w:val="284B82F0"/>
    <w:rsid w:val="285D4F99"/>
    <w:rsid w:val="285E2001"/>
    <w:rsid w:val="285FEA6D"/>
    <w:rsid w:val="28696498"/>
    <w:rsid w:val="28718AE6"/>
    <w:rsid w:val="287A1DF9"/>
    <w:rsid w:val="287A642A"/>
    <w:rsid w:val="287AB0B6"/>
    <w:rsid w:val="287C755E"/>
    <w:rsid w:val="2885C0AE"/>
    <w:rsid w:val="2886C9E4"/>
    <w:rsid w:val="289AAE99"/>
    <w:rsid w:val="28A2E865"/>
    <w:rsid w:val="28A4B644"/>
    <w:rsid w:val="28A96729"/>
    <w:rsid w:val="28AA9ED4"/>
    <w:rsid w:val="28C1C5BE"/>
    <w:rsid w:val="28C5773C"/>
    <w:rsid w:val="28C97590"/>
    <w:rsid w:val="28D13ED4"/>
    <w:rsid w:val="28D8CD8F"/>
    <w:rsid w:val="28DC0247"/>
    <w:rsid w:val="28E3D8C3"/>
    <w:rsid w:val="28E57D2E"/>
    <w:rsid w:val="28FE6612"/>
    <w:rsid w:val="290A2BFD"/>
    <w:rsid w:val="2914FB97"/>
    <w:rsid w:val="292791CB"/>
    <w:rsid w:val="292E16A2"/>
    <w:rsid w:val="2936CF7F"/>
    <w:rsid w:val="293B7A7A"/>
    <w:rsid w:val="293C569F"/>
    <w:rsid w:val="29400FC4"/>
    <w:rsid w:val="294E9E81"/>
    <w:rsid w:val="29548B62"/>
    <w:rsid w:val="2970A279"/>
    <w:rsid w:val="29793729"/>
    <w:rsid w:val="2980625B"/>
    <w:rsid w:val="298C30C0"/>
    <w:rsid w:val="298DBD6D"/>
    <w:rsid w:val="298EB273"/>
    <w:rsid w:val="29973620"/>
    <w:rsid w:val="299C6054"/>
    <w:rsid w:val="299D977E"/>
    <w:rsid w:val="29A3815D"/>
    <w:rsid w:val="29AABC3A"/>
    <w:rsid w:val="29AACDB7"/>
    <w:rsid w:val="29B29571"/>
    <w:rsid w:val="29B52ED7"/>
    <w:rsid w:val="29CD84D8"/>
    <w:rsid w:val="29CE633D"/>
    <w:rsid w:val="29D410A1"/>
    <w:rsid w:val="29ED039E"/>
    <w:rsid w:val="29F24484"/>
    <w:rsid w:val="29FD28A0"/>
    <w:rsid w:val="29FD7E4A"/>
    <w:rsid w:val="2A0084A4"/>
    <w:rsid w:val="2A0795E1"/>
    <w:rsid w:val="2A1284C5"/>
    <w:rsid w:val="2A17787A"/>
    <w:rsid w:val="2A22A100"/>
    <w:rsid w:val="2A35865D"/>
    <w:rsid w:val="2A39C5CA"/>
    <w:rsid w:val="2A3C8F19"/>
    <w:rsid w:val="2A4F9C8C"/>
    <w:rsid w:val="2A562131"/>
    <w:rsid w:val="2A5C213F"/>
    <w:rsid w:val="2A5E90FF"/>
    <w:rsid w:val="2A7A6FFA"/>
    <w:rsid w:val="2A7C9B14"/>
    <w:rsid w:val="2A7DF915"/>
    <w:rsid w:val="2A8C8BDF"/>
    <w:rsid w:val="2A96B221"/>
    <w:rsid w:val="2AA26384"/>
    <w:rsid w:val="2AA60A99"/>
    <w:rsid w:val="2AACC985"/>
    <w:rsid w:val="2AB23DE1"/>
    <w:rsid w:val="2AB441A8"/>
    <w:rsid w:val="2ABB1779"/>
    <w:rsid w:val="2AD2A32F"/>
    <w:rsid w:val="2AD7548E"/>
    <w:rsid w:val="2ADE1C3A"/>
    <w:rsid w:val="2ADF3104"/>
    <w:rsid w:val="2AE9E911"/>
    <w:rsid w:val="2AF978B5"/>
    <w:rsid w:val="2AFF626A"/>
    <w:rsid w:val="2B1F0858"/>
    <w:rsid w:val="2B1FFE0E"/>
    <w:rsid w:val="2B405D4A"/>
    <w:rsid w:val="2B41BEAE"/>
    <w:rsid w:val="2B5FD80E"/>
    <w:rsid w:val="2B6FE4E6"/>
    <w:rsid w:val="2B7B97C8"/>
    <w:rsid w:val="2B886519"/>
    <w:rsid w:val="2B8D02D5"/>
    <w:rsid w:val="2B8E1102"/>
    <w:rsid w:val="2B8E4671"/>
    <w:rsid w:val="2B985C9A"/>
    <w:rsid w:val="2B9C5D98"/>
    <w:rsid w:val="2BA02218"/>
    <w:rsid w:val="2BBD51CD"/>
    <w:rsid w:val="2BBF1FA9"/>
    <w:rsid w:val="2BD071C0"/>
    <w:rsid w:val="2BD5962B"/>
    <w:rsid w:val="2BDF5253"/>
    <w:rsid w:val="2BE158AE"/>
    <w:rsid w:val="2BE36E86"/>
    <w:rsid w:val="2BE9F533"/>
    <w:rsid w:val="2BEB6CED"/>
    <w:rsid w:val="2BED5642"/>
    <w:rsid w:val="2BFAAD78"/>
    <w:rsid w:val="2C019074"/>
    <w:rsid w:val="2C18B49A"/>
    <w:rsid w:val="2C231537"/>
    <w:rsid w:val="2C2A8ED3"/>
    <w:rsid w:val="2C3CE978"/>
    <w:rsid w:val="2C3D460D"/>
    <w:rsid w:val="2C3DB814"/>
    <w:rsid w:val="2C4899E6"/>
    <w:rsid w:val="2C4C4AFA"/>
    <w:rsid w:val="2C50D46F"/>
    <w:rsid w:val="2C51DF9F"/>
    <w:rsid w:val="2C59DB96"/>
    <w:rsid w:val="2C621C52"/>
    <w:rsid w:val="2C6ACBB3"/>
    <w:rsid w:val="2C6F8AF1"/>
    <w:rsid w:val="2C6FEDF9"/>
    <w:rsid w:val="2C73759A"/>
    <w:rsid w:val="2C7C9EBC"/>
    <w:rsid w:val="2C852CBD"/>
    <w:rsid w:val="2C85D5FA"/>
    <w:rsid w:val="2C863F43"/>
    <w:rsid w:val="2C869323"/>
    <w:rsid w:val="2C8F380C"/>
    <w:rsid w:val="2C99F444"/>
    <w:rsid w:val="2C9C6AAB"/>
    <w:rsid w:val="2CA8433B"/>
    <w:rsid w:val="2CB40DF6"/>
    <w:rsid w:val="2CCCBF31"/>
    <w:rsid w:val="2CD99336"/>
    <w:rsid w:val="2CE98757"/>
    <w:rsid w:val="2D0A78AD"/>
    <w:rsid w:val="2D1B946E"/>
    <w:rsid w:val="2D29E163"/>
    <w:rsid w:val="2D2C63EE"/>
    <w:rsid w:val="2D39B080"/>
    <w:rsid w:val="2D483FAF"/>
    <w:rsid w:val="2D4A2587"/>
    <w:rsid w:val="2D4E930E"/>
    <w:rsid w:val="2D534D1B"/>
    <w:rsid w:val="2D53BC5A"/>
    <w:rsid w:val="2D63906F"/>
    <w:rsid w:val="2D6C4221"/>
    <w:rsid w:val="2D803F0A"/>
    <w:rsid w:val="2D8068A1"/>
    <w:rsid w:val="2D843878"/>
    <w:rsid w:val="2D85C594"/>
    <w:rsid w:val="2DA8F203"/>
    <w:rsid w:val="2DBADEE3"/>
    <w:rsid w:val="2DBEE598"/>
    <w:rsid w:val="2DCB1D0D"/>
    <w:rsid w:val="2DCB2A46"/>
    <w:rsid w:val="2DD1E388"/>
    <w:rsid w:val="2DEC060B"/>
    <w:rsid w:val="2DEDB000"/>
    <w:rsid w:val="2DF82E47"/>
    <w:rsid w:val="2DFB4FF1"/>
    <w:rsid w:val="2DFF5C3E"/>
    <w:rsid w:val="2E03846C"/>
    <w:rsid w:val="2E09C0DC"/>
    <w:rsid w:val="2E0F8408"/>
    <w:rsid w:val="2E1D4AC8"/>
    <w:rsid w:val="2E2450D0"/>
    <w:rsid w:val="2E29E5EC"/>
    <w:rsid w:val="2E30AA38"/>
    <w:rsid w:val="2E399B4E"/>
    <w:rsid w:val="2E3E40EB"/>
    <w:rsid w:val="2E4F6735"/>
    <w:rsid w:val="2E65F30D"/>
    <w:rsid w:val="2E6D1191"/>
    <w:rsid w:val="2E6F882A"/>
    <w:rsid w:val="2E73B25C"/>
    <w:rsid w:val="2E74BA0B"/>
    <w:rsid w:val="2E7BE31D"/>
    <w:rsid w:val="2E81A59B"/>
    <w:rsid w:val="2E870422"/>
    <w:rsid w:val="2E8AC15C"/>
    <w:rsid w:val="2EA06403"/>
    <w:rsid w:val="2EA06807"/>
    <w:rsid w:val="2EAEB2EE"/>
    <w:rsid w:val="2EBC52EB"/>
    <w:rsid w:val="2EC14B19"/>
    <w:rsid w:val="2EDB18C4"/>
    <w:rsid w:val="2EDE055F"/>
    <w:rsid w:val="2EEA4523"/>
    <w:rsid w:val="2EEFAF10"/>
    <w:rsid w:val="2EF03925"/>
    <w:rsid w:val="2EF27728"/>
    <w:rsid w:val="2EFF37E5"/>
    <w:rsid w:val="2F11C5FB"/>
    <w:rsid w:val="2F1901A8"/>
    <w:rsid w:val="2F2862E9"/>
    <w:rsid w:val="2F34B8C0"/>
    <w:rsid w:val="2F3A42FC"/>
    <w:rsid w:val="2F3FD804"/>
    <w:rsid w:val="2F4A6F27"/>
    <w:rsid w:val="2F5018B1"/>
    <w:rsid w:val="2F620DEE"/>
    <w:rsid w:val="2F6416DB"/>
    <w:rsid w:val="2F66ED6E"/>
    <w:rsid w:val="2F69C8C1"/>
    <w:rsid w:val="2F7A567D"/>
    <w:rsid w:val="2F802304"/>
    <w:rsid w:val="2F822534"/>
    <w:rsid w:val="2F83EBBC"/>
    <w:rsid w:val="2F84A932"/>
    <w:rsid w:val="2F90CEB9"/>
    <w:rsid w:val="2F99D02E"/>
    <w:rsid w:val="2FA2052A"/>
    <w:rsid w:val="2FA43932"/>
    <w:rsid w:val="2FA9B6D2"/>
    <w:rsid w:val="2FBAD3C9"/>
    <w:rsid w:val="2FC8C11F"/>
    <w:rsid w:val="2FD47258"/>
    <w:rsid w:val="2FF287AF"/>
    <w:rsid w:val="2FF2DA8B"/>
    <w:rsid w:val="30066AAC"/>
    <w:rsid w:val="30075F0F"/>
    <w:rsid w:val="300C0B3B"/>
    <w:rsid w:val="3016294D"/>
    <w:rsid w:val="301ABED9"/>
    <w:rsid w:val="301B0DCA"/>
    <w:rsid w:val="302CEADE"/>
    <w:rsid w:val="3030359C"/>
    <w:rsid w:val="3040A1FB"/>
    <w:rsid w:val="304558E1"/>
    <w:rsid w:val="3050359D"/>
    <w:rsid w:val="3053D719"/>
    <w:rsid w:val="305959F6"/>
    <w:rsid w:val="305B4F5D"/>
    <w:rsid w:val="305D1FAF"/>
    <w:rsid w:val="3067C698"/>
    <w:rsid w:val="3067D025"/>
    <w:rsid w:val="3068617E"/>
    <w:rsid w:val="30688571"/>
    <w:rsid w:val="30856C0F"/>
    <w:rsid w:val="308FB841"/>
    <w:rsid w:val="309084AC"/>
    <w:rsid w:val="309189BF"/>
    <w:rsid w:val="30A6731F"/>
    <w:rsid w:val="30B35752"/>
    <w:rsid w:val="30B50771"/>
    <w:rsid w:val="30C78B6B"/>
    <w:rsid w:val="30CCBF17"/>
    <w:rsid w:val="30D08921"/>
    <w:rsid w:val="30DA866D"/>
    <w:rsid w:val="30DAF386"/>
    <w:rsid w:val="30DCF4E3"/>
    <w:rsid w:val="30DD75DF"/>
    <w:rsid w:val="30DD7619"/>
    <w:rsid w:val="30EE6440"/>
    <w:rsid w:val="30FBF6BC"/>
    <w:rsid w:val="30FD3C5D"/>
    <w:rsid w:val="310B4A51"/>
    <w:rsid w:val="3110B730"/>
    <w:rsid w:val="311A607E"/>
    <w:rsid w:val="3122B7F0"/>
    <w:rsid w:val="312550C2"/>
    <w:rsid w:val="312BCD76"/>
    <w:rsid w:val="312BD0F4"/>
    <w:rsid w:val="312CC5BB"/>
    <w:rsid w:val="31326CDC"/>
    <w:rsid w:val="3141015C"/>
    <w:rsid w:val="314A5762"/>
    <w:rsid w:val="3152B5D1"/>
    <w:rsid w:val="31582711"/>
    <w:rsid w:val="31583380"/>
    <w:rsid w:val="315AA679"/>
    <w:rsid w:val="315B5476"/>
    <w:rsid w:val="315D4663"/>
    <w:rsid w:val="316754CD"/>
    <w:rsid w:val="316D3391"/>
    <w:rsid w:val="3176A191"/>
    <w:rsid w:val="317D0F05"/>
    <w:rsid w:val="31827539"/>
    <w:rsid w:val="31930DD6"/>
    <w:rsid w:val="3196E9FA"/>
    <w:rsid w:val="31CC1597"/>
    <w:rsid w:val="31DE7ED8"/>
    <w:rsid w:val="31E8F551"/>
    <w:rsid w:val="31ECF838"/>
    <w:rsid w:val="31F07899"/>
    <w:rsid w:val="31F66CAF"/>
    <w:rsid w:val="31F6FFAE"/>
    <w:rsid w:val="31F92329"/>
    <w:rsid w:val="31FC4459"/>
    <w:rsid w:val="3201A316"/>
    <w:rsid w:val="3204918D"/>
    <w:rsid w:val="32054AE1"/>
    <w:rsid w:val="32076051"/>
    <w:rsid w:val="3207A423"/>
    <w:rsid w:val="3210481B"/>
    <w:rsid w:val="32170D91"/>
    <w:rsid w:val="3218CB9B"/>
    <w:rsid w:val="3221F2E8"/>
    <w:rsid w:val="323959DB"/>
    <w:rsid w:val="323B146A"/>
    <w:rsid w:val="323F5930"/>
    <w:rsid w:val="3241623A"/>
    <w:rsid w:val="3246EF77"/>
    <w:rsid w:val="325870D0"/>
    <w:rsid w:val="325F94C3"/>
    <w:rsid w:val="32713940"/>
    <w:rsid w:val="3273B6A1"/>
    <w:rsid w:val="32824241"/>
    <w:rsid w:val="3282BC26"/>
    <w:rsid w:val="328397E9"/>
    <w:rsid w:val="328AC5DB"/>
    <w:rsid w:val="3296280B"/>
    <w:rsid w:val="3297DF95"/>
    <w:rsid w:val="3297EEFD"/>
    <w:rsid w:val="329E04EC"/>
    <w:rsid w:val="329F2D2C"/>
    <w:rsid w:val="32A340B8"/>
    <w:rsid w:val="32A71AB2"/>
    <w:rsid w:val="32A7C0A0"/>
    <w:rsid w:val="32AC5777"/>
    <w:rsid w:val="32AD7D73"/>
    <w:rsid w:val="32B19892"/>
    <w:rsid w:val="32B233FE"/>
    <w:rsid w:val="32B257E2"/>
    <w:rsid w:val="32B7DB6A"/>
    <w:rsid w:val="32B83579"/>
    <w:rsid w:val="32BB2F3C"/>
    <w:rsid w:val="32BB8C7E"/>
    <w:rsid w:val="32BFC8F0"/>
    <w:rsid w:val="32C69A53"/>
    <w:rsid w:val="32E21760"/>
    <w:rsid w:val="32F23975"/>
    <w:rsid w:val="32F54406"/>
    <w:rsid w:val="3308C4D8"/>
    <w:rsid w:val="3316845A"/>
    <w:rsid w:val="33197771"/>
    <w:rsid w:val="33312844"/>
    <w:rsid w:val="3345E9BA"/>
    <w:rsid w:val="334B49A2"/>
    <w:rsid w:val="337261B3"/>
    <w:rsid w:val="3377CA42"/>
    <w:rsid w:val="33802FF9"/>
    <w:rsid w:val="3385A5C4"/>
    <w:rsid w:val="338B8A10"/>
    <w:rsid w:val="33927288"/>
    <w:rsid w:val="3393630E"/>
    <w:rsid w:val="339863A6"/>
    <w:rsid w:val="33995848"/>
    <w:rsid w:val="33A00240"/>
    <w:rsid w:val="33B30396"/>
    <w:rsid w:val="33B5D53C"/>
    <w:rsid w:val="33C175F7"/>
    <w:rsid w:val="33C9B7D1"/>
    <w:rsid w:val="33D207EF"/>
    <w:rsid w:val="33E1EC7F"/>
    <w:rsid w:val="33E768EB"/>
    <w:rsid w:val="33EA0E97"/>
    <w:rsid w:val="33ECF567"/>
    <w:rsid w:val="33F50718"/>
    <w:rsid w:val="3401F481"/>
    <w:rsid w:val="3406B512"/>
    <w:rsid w:val="340C0C91"/>
    <w:rsid w:val="340E0C7E"/>
    <w:rsid w:val="340F7296"/>
    <w:rsid w:val="3416BCED"/>
    <w:rsid w:val="341F684A"/>
    <w:rsid w:val="342F490D"/>
    <w:rsid w:val="3432A553"/>
    <w:rsid w:val="3438F744"/>
    <w:rsid w:val="3442CB03"/>
    <w:rsid w:val="3452FD8A"/>
    <w:rsid w:val="346B7A5F"/>
    <w:rsid w:val="347CB03E"/>
    <w:rsid w:val="348E2D37"/>
    <w:rsid w:val="348F1387"/>
    <w:rsid w:val="3490447C"/>
    <w:rsid w:val="3497C0CD"/>
    <w:rsid w:val="34993EAE"/>
    <w:rsid w:val="34A689C1"/>
    <w:rsid w:val="34AB5682"/>
    <w:rsid w:val="34B8158A"/>
    <w:rsid w:val="34BA15FB"/>
    <w:rsid w:val="34BEA8B9"/>
    <w:rsid w:val="34BFA223"/>
    <w:rsid w:val="34C11A61"/>
    <w:rsid w:val="34C6CEAC"/>
    <w:rsid w:val="34D10AC5"/>
    <w:rsid w:val="34D2694D"/>
    <w:rsid w:val="34D7D116"/>
    <w:rsid w:val="34DA02E5"/>
    <w:rsid w:val="34E0DA83"/>
    <w:rsid w:val="34E20EE7"/>
    <w:rsid w:val="34EB56D4"/>
    <w:rsid w:val="34FD9ECF"/>
    <w:rsid w:val="34FFB729"/>
    <w:rsid w:val="35015F3A"/>
    <w:rsid w:val="3501D308"/>
    <w:rsid w:val="350E3214"/>
    <w:rsid w:val="3525E61E"/>
    <w:rsid w:val="35275A71"/>
    <w:rsid w:val="3531508D"/>
    <w:rsid w:val="3533E51B"/>
    <w:rsid w:val="353A0D1C"/>
    <w:rsid w:val="353A73DD"/>
    <w:rsid w:val="3549231B"/>
    <w:rsid w:val="3556CF89"/>
    <w:rsid w:val="355AC185"/>
    <w:rsid w:val="355AD824"/>
    <w:rsid w:val="356A1025"/>
    <w:rsid w:val="356C45CD"/>
    <w:rsid w:val="356D763B"/>
    <w:rsid w:val="357CFA81"/>
    <w:rsid w:val="359A9F1B"/>
    <w:rsid w:val="35A80442"/>
    <w:rsid w:val="35B1CA65"/>
    <w:rsid w:val="35B21DDD"/>
    <w:rsid w:val="35B2FA2F"/>
    <w:rsid w:val="35BB0D2B"/>
    <w:rsid w:val="35C6C77A"/>
    <w:rsid w:val="35CCF00B"/>
    <w:rsid w:val="35D6CDEE"/>
    <w:rsid w:val="35E09CC1"/>
    <w:rsid w:val="35EBDA85"/>
    <w:rsid w:val="35F1D2F5"/>
    <w:rsid w:val="35F32D40"/>
    <w:rsid w:val="35F3BC22"/>
    <w:rsid w:val="35FED6F2"/>
    <w:rsid w:val="361E9726"/>
    <w:rsid w:val="362526D4"/>
    <w:rsid w:val="362C8508"/>
    <w:rsid w:val="362D2189"/>
    <w:rsid w:val="363299DF"/>
    <w:rsid w:val="3633CB7D"/>
    <w:rsid w:val="36471E58"/>
    <w:rsid w:val="364DF28D"/>
    <w:rsid w:val="365D7D0B"/>
    <w:rsid w:val="365F9291"/>
    <w:rsid w:val="3675AC30"/>
    <w:rsid w:val="367CF6AB"/>
    <w:rsid w:val="367E981A"/>
    <w:rsid w:val="36816C0D"/>
    <w:rsid w:val="36911902"/>
    <w:rsid w:val="369623C6"/>
    <w:rsid w:val="36994FB5"/>
    <w:rsid w:val="36AA0275"/>
    <w:rsid w:val="36B99709"/>
    <w:rsid w:val="36C1B67F"/>
    <w:rsid w:val="36C32AD2"/>
    <w:rsid w:val="36C6B210"/>
    <w:rsid w:val="36C79B74"/>
    <w:rsid w:val="36CA70D1"/>
    <w:rsid w:val="36CC727E"/>
    <w:rsid w:val="36CFBC96"/>
    <w:rsid w:val="36DD43E4"/>
    <w:rsid w:val="36E4C764"/>
    <w:rsid w:val="36EEAF89"/>
    <w:rsid w:val="3710FAC1"/>
    <w:rsid w:val="37158B07"/>
    <w:rsid w:val="37247DA9"/>
    <w:rsid w:val="3724919A"/>
    <w:rsid w:val="372AAEBA"/>
    <w:rsid w:val="372CA7DA"/>
    <w:rsid w:val="373779C8"/>
    <w:rsid w:val="373C009B"/>
    <w:rsid w:val="373CA5BC"/>
    <w:rsid w:val="3740D659"/>
    <w:rsid w:val="3744AA63"/>
    <w:rsid w:val="374B4E24"/>
    <w:rsid w:val="374ECA90"/>
    <w:rsid w:val="37556F4F"/>
    <w:rsid w:val="3760C47C"/>
    <w:rsid w:val="3764E9E4"/>
    <w:rsid w:val="37665603"/>
    <w:rsid w:val="3772283C"/>
    <w:rsid w:val="3778E1DF"/>
    <w:rsid w:val="3779EC0D"/>
    <w:rsid w:val="3787E63A"/>
    <w:rsid w:val="379EB16D"/>
    <w:rsid w:val="37B2C383"/>
    <w:rsid w:val="37B5F25C"/>
    <w:rsid w:val="37BDCF52"/>
    <w:rsid w:val="37C9FA4B"/>
    <w:rsid w:val="37FD8B60"/>
    <w:rsid w:val="38004359"/>
    <w:rsid w:val="380C527B"/>
    <w:rsid w:val="380E1F66"/>
    <w:rsid w:val="38154BBE"/>
    <w:rsid w:val="381A653B"/>
    <w:rsid w:val="381B1714"/>
    <w:rsid w:val="381C9412"/>
    <w:rsid w:val="381EC31C"/>
    <w:rsid w:val="383B27A0"/>
    <w:rsid w:val="3845D2D6"/>
    <w:rsid w:val="385ED3BB"/>
    <w:rsid w:val="386197A2"/>
    <w:rsid w:val="38647B9F"/>
    <w:rsid w:val="3864DD72"/>
    <w:rsid w:val="38653807"/>
    <w:rsid w:val="3871E627"/>
    <w:rsid w:val="38737363"/>
    <w:rsid w:val="3873B9E2"/>
    <w:rsid w:val="3881C877"/>
    <w:rsid w:val="388A27B5"/>
    <w:rsid w:val="38B13862"/>
    <w:rsid w:val="38B6CEDF"/>
    <w:rsid w:val="38C4478D"/>
    <w:rsid w:val="38C5FF49"/>
    <w:rsid w:val="38CD80E2"/>
    <w:rsid w:val="38D16EEC"/>
    <w:rsid w:val="38D7D0FC"/>
    <w:rsid w:val="38D8AA0F"/>
    <w:rsid w:val="38E17DA1"/>
    <w:rsid w:val="38E31852"/>
    <w:rsid w:val="38E33BAD"/>
    <w:rsid w:val="38F9D8D4"/>
    <w:rsid w:val="38FB1A12"/>
    <w:rsid w:val="39073050"/>
    <w:rsid w:val="390D2848"/>
    <w:rsid w:val="3911B393"/>
    <w:rsid w:val="3911BDE8"/>
    <w:rsid w:val="391C5139"/>
    <w:rsid w:val="391F3988"/>
    <w:rsid w:val="392776FD"/>
    <w:rsid w:val="39286CA4"/>
    <w:rsid w:val="39362E3A"/>
    <w:rsid w:val="3939C36F"/>
    <w:rsid w:val="393E6DFD"/>
    <w:rsid w:val="394E3EF2"/>
    <w:rsid w:val="395AF338"/>
    <w:rsid w:val="398A0733"/>
    <w:rsid w:val="398F348D"/>
    <w:rsid w:val="3997BEA8"/>
    <w:rsid w:val="39A2B36C"/>
    <w:rsid w:val="39AAF25C"/>
    <w:rsid w:val="39ABD0BC"/>
    <w:rsid w:val="39BD6D04"/>
    <w:rsid w:val="39BE421A"/>
    <w:rsid w:val="39D33E98"/>
    <w:rsid w:val="39DD4EB0"/>
    <w:rsid w:val="39E672A8"/>
    <w:rsid w:val="39EF1B34"/>
    <w:rsid w:val="39F069B2"/>
    <w:rsid w:val="39FBE30C"/>
    <w:rsid w:val="3A021193"/>
    <w:rsid w:val="3A08646B"/>
    <w:rsid w:val="3A0E4DC4"/>
    <w:rsid w:val="3A0F43C4"/>
    <w:rsid w:val="3A28F58F"/>
    <w:rsid w:val="3A4ECBF7"/>
    <w:rsid w:val="3A5ADA86"/>
    <w:rsid w:val="3A5B943C"/>
    <w:rsid w:val="3A5DDD2F"/>
    <w:rsid w:val="3A615ED4"/>
    <w:rsid w:val="3A62BB80"/>
    <w:rsid w:val="3A6382B5"/>
    <w:rsid w:val="3A64489C"/>
    <w:rsid w:val="3A6CE3E2"/>
    <w:rsid w:val="3A73A15D"/>
    <w:rsid w:val="3A760761"/>
    <w:rsid w:val="3A77F087"/>
    <w:rsid w:val="3A7D9CD6"/>
    <w:rsid w:val="3A810AE6"/>
    <w:rsid w:val="3A8209BC"/>
    <w:rsid w:val="3A8534CA"/>
    <w:rsid w:val="3A853B88"/>
    <w:rsid w:val="3A926709"/>
    <w:rsid w:val="3A93B2BB"/>
    <w:rsid w:val="3A98653E"/>
    <w:rsid w:val="3AA5ECD4"/>
    <w:rsid w:val="3AABA590"/>
    <w:rsid w:val="3AB5B303"/>
    <w:rsid w:val="3ABD39AC"/>
    <w:rsid w:val="3AC3C8B7"/>
    <w:rsid w:val="3AC96678"/>
    <w:rsid w:val="3AD5A567"/>
    <w:rsid w:val="3AE01D1F"/>
    <w:rsid w:val="3AE28EC3"/>
    <w:rsid w:val="3AE9DE5A"/>
    <w:rsid w:val="3AEA8C83"/>
    <w:rsid w:val="3AEC0D03"/>
    <w:rsid w:val="3AED6B82"/>
    <w:rsid w:val="3AF8B104"/>
    <w:rsid w:val="3B2163B0"/>
    <w:rsid w:val="3B23F14B"/>
    <w:rsid w:val="3B261365"/>
    <w:rsid w:val="3B398B75"/>
    <w:rsid w:val="3B47A11D"/>
    <w:rsid w:val="3B5914A0"/>
    <w:rsid w:val="3B628D12"/>
    <w:rsid w:val="3B74CDD9"/>
    <w:rsid w:val="3B875F93"/>
    <w:rsid w:val="3B9F3071"/>
    <w:rsid w:val="3B9FF0FC"/>
    <w:rsid w:val="3BAC33D2"/>
    <w:rsid w:val="3BB52395"/>
    <w:rsid w:val="3BC4F48C"/>
    <w:rsid w:val="3BD0F14E"/>
    <w:rsid w:val="3BD4C9B6"/>
    <w:rsid w:val="3BD8E20F"/>
    <w:rsid w:val="3BDC9F83"/>
    <w:rsid w:val="3BE305D3"/>
    <w:rsid w:val="3C0190B7"/>
    <w:rsid w:val="3C0799B0"/>
    <w:rsid w:val="3C1BA0A6"/>
    <w:rsid w:val="3C1EFD24"/>
    <w:rsid w:val="3C2A3F98"/>
    <w:rsid w:val="3C2C437A"/>
    <w:rsid w:val="3C35FB66"/>
    <w:rsid w:val="3C3C9006"/>
    <w:rsid w:val="3C3FF1F9"/>
    <w:rsid w:val="3C4B682D"/>
    <w:rsid w:val="3C668F18"/>
    <w:rsid w:val="3C6E1876"/>
    <w:rsid w:val="3C70670B"/>
    <w:rsid w:val="3C91C4F7"/>
    <w:rsid w:val="3C94A1FB"/>
    <w:rsid w:val="3CA20827"/>
    <w:rsid w:val="3CABCF65"/>
    <w:rsid w:val="3CB94541"/>
    <w:rsid w:val="3CBFC1AC"/>
    <w:rsid w:val="3CC3ED4D"/>
    <w:rsid w:val="3CC8CF7B"/>
    <w:rsid w:val="3CD1A824"/>
    <w:rsid w:val="3CE3717E"/>
    <w:rsid w:val="3CE72414"/>
    <w:rsid w:val="3CEB5F04"/>
    <w:rsid w:val="3CEC382F"/>
    <w:rsid w:val="3CF1E7CF"/>
    <w:rsid w:val="3CF40887"/>
    <w:rsid w:val="3CF8AA69"/>
    <w:rsid w:val="3D023E6C"/>
    <w:rsid w:val="3D041ECF"/>
    <w:rsid w:val="3D0D98DE"/>
    <w:rsid w:val="3D1AC564"/>
    <w:rsid w:val="3D2657A0"/>
    <w:rsid w:val="3D2665A0"/>
    <w:rsid w:val="3D2B6959"/>
    <w:rsid w:val="3D2DA817"/>
    <w:rsid w:val="3D36DC1A"/>
    <w:rsid w:val="3D422572"/>
    <w:rsid w:val="3D4585C2"/>
    <w:rsid w:val="3D47BF4C"/>
    <w:rsid w:val="3D54F482"/>
    <w:rsid w:val="3D65DF0E"/>
    <w:rsid w:val="3D7522D4"/>
    <w:rsid w:val="3D8F7D1F"/>
    <w:rsid w:val="3D9A5C42"/>
    <w:rsid w:val="3DA54E9E"/>
    <w:rsid w:val="3DA7FE42"/>
    <w:rsid w:val="3DB041B0"/>
    <w:rsid w:val="3DB3A0E9"/>
    <w:rsid w:val="3DBC2CCC"/>
    <w:rsid w:val="3DBCD58C"/>
    <w:rsid w:val="3DC355C2"/>
    <w:rsid w:val="3DCB3EF5"/>
    <w:rsid w:val="3DED990F"/>
    <w:rsid w:val="3DF2017B"/>
    <w:rsid w:val="3E06CA02"/>
    <w:rsid w:val="3E0AB13B"/>
    <w:rsid w:val="3E109145"/>
    <w:rsid w:val="3E13F7FB"/>
    <w:rsid w:val="3E2A7879"/>
    <w:rsid w:val="3E36B11A"/>
    <w:rsid w:val="3E3E1B8B"/>
    <w:rsid w:val="3E4030EA"/>
    <w:rsid w:val="3E48FA8A"/>
    <w:rsid w:val="3E5AA7A6"/>
    <w:rsid w:val="3E613E1D"/>
    <w:rsid w:val="3E688CDE"/>
    <w:rsid w:val="3E6D7885"/>
    <w:rsid w:val="3E6D9A28"/>
    <w:rsid w:val="3E720995"/>
    <w:rsid w:val="3E76248F"/>
    <w:rsid w:val="3E87BCC9"/>
    <w:rsid w:val="3E8AC8C7"/>
    <w:rsid w:val="3E8C7DF2"/>
    <w:rsid w:val="3E9179E7"/>
    <w:rsid w:val="3EA4CB2D"/>
    <w:rsid w:val="3EB0D357"/>
    <w:rsid w:val="3EB38E38"/>
    <w:rsid w:val="3EC530BE"/>
    <w:rsid w:val="3ECCC864"/>
    <w:rsid w:val="3ECD2F10"/>
    <w:rsid w:val="3ECE35EE"/>
    <w:rsid w:val="3ED38FE8"/>
    <w:rsid w:val="3ED41EF6"/>
    <w:rsid w:val="3ED582B6"/>
    <w:rsid w:val="3ED670CC"/>
    <w:rsid w:val="3EE3937B"/>
    <w:rsid w:val="3EEB8171"/>
    <w:rsid w:val="3EF8008F"/>
    <w:rsid w:val="3F01D903"/>
    <w:rsid w:val="3F0865CC"/>
    <w:rsid w:val="3F09E78C"/>
    <w:rsid w:val="3F103354"/>
    <w:rsid w:val="3F12092C"/>
    <w:rsid w:val="3F228296"/>
    <w:rsid w:val="3F267DDA"/>
    <w:rsid w:val="3F27801F"/>
    <w:rsid w:val="3F295688"/>
    <w:rsid w:val="3F2C59B5"/>
    <w:rsid w:val="3F32FD7E"/>
    <w:rsid w:val="3F368B97"/>
    <w:rsid w:val="3F3DF9B9"/>
    <w:rsid w:val="3F402595"/>
    <w:rsid w:val="3F50BF25"/>
    <w:rsid w:val="3F5C6F2B"/>
    <w:rsid w:val="3F625E79"/>
    <w:rsid w:val="3F6A9FC3"/>
    <w:rsid w:val="3F761618"/>
    <w:rsid w:val="3F77D7C7"/>
    <w:rsid w:val="3F85CFEC"/>
    <w:rsid w:val="3F8DF0C7"/>
    <w:rsid w:val="3F942F89"/>
    <w:rsid w:val="3F96B881"/>
    <w:rsid w:val="3F9C9704"/>
    <w:rsid w:val="3F9F9B0C"/>
    <w:rsid w:val="3FAFE0DE"/>
    <w:rsid w:val="3FB4F367"/>
    <w:rsid w:val="3FC74C93"/>
    <w:rsid w:val="3FC80F4D"/>
    <w:rsid w:val="3FCA9A5E"/>
    <w:rsid w:val="3FCD482F"/>
    <w:rsid w:val="3FD66FC4"/>
    <w:rsid w:val="3FDBF155"/>
    <w:rsid w:val="3FE336DB"/>
    <w:rsid w:val="3FED818B"/>
    <w:rsid w:val="3FEFEA4E"/>
    <w:rsid w:val="3FF0778F"/>
    <w:rsid w:val="3FF08C08"/>
    <w:rsid w:val="3FFDF54D"/>
    <w:rsid w:val="4009C008"/>
    <w:rsid w:val="401B1240"/>
    <w:rsid w:val="40223AC2"/>
    <w:rsid w:val="40233CD6"/>
    <w:rsid w:val="40238D2A"/>
    <w:rsid w:val="4023B26A"/>
    <w:rsid w:val="402429C7"/>
    <w:rsid w:val="4029A22E"/>
    <w:rsid w:val="402AA153"/>
    <w:rsid w:val="403016D5"/>
    <w:rsid w:val="4040E7B4"/>
    <w:rsid w:val="4041C2AC"/>
    <w:rsid w:val="4060AB3F"/>
    <w:rsid w:val="4065906E"/>
    <w:rsid w:val="406764D6"/>
    <w:rsid w:val="4077A5EF"/>
    <w:rsid w:val="40798B5F"/>
    <w:rsid w:val="407D2684"/>
    <w:rsid w:val="408EADD5"/>
    <w:rsid w:val="4097E953"/>
    <w:rsid w:val="40998089"/>
    <w:rsid w:val="409FD799"/>
    <w:rsid w:val="40CC9871"/>
    <w:rsid w:val="40D501DA"/>
    <w:rsid w:val="40DA2BEC"/>
    <w:rsid w:val="40DB8976"/>
    <w:rsid w:val="40DC7E18"/>
    <w:rsid w:val="40EB2561"/>
    <w:rsid w:val="40F34063"/>
    <w:rsid w:val="40F47D0C"/>
    <w:rsid w:val="4104522B"/>
    <w:rsid w:val="411104E5"/>
    <w:rsid w:val="4113FE2E"/>
    <w:rsid w:val="41140EA4"/>
    <w:rsid w:val="41188651"/>
    <w:rsid w:val="4120F3FC"/>
    <w:rsid w:val="412EA60F"/>
    <w:rsid w:val="412FF4FA"/>
    <w:rsid w:val="41322ED3"/>
    <w:rsid w:val="4141DA5F"/>
    <w:rsid w:val="4143335B"/>
    <w:rsid w:val="4144A31D"/>
    <w:rsid w:val="41481763"/>
    <w:rsid w:val="41486B25"/>
    <w:rsid w:val="414B1753"/>
    <w:rsid w:val="415364F4"/>
    <w:rsid w:val="4153774D"/>
    <w:rsid w:val="415DE5C1"/>
    <w:rsid w:val="4167968F"/>
    <w:rsid w:val="4169396B"/>
    <w:rsid w:val="418C6B2C"/>
    <w:rsid w:val="4198C173"/>
    <w:rsid w:val="41B2FEC2"/>
    <w:rsid w:val="41BE0B23"/>
    <w:rsid w:val="41BEBEED"/>
    <w:rsid w:val="41BF5D8B"/>
    <w:rsid w:val="41BFA952"/>
    <w:rsid w:val="41C647C3"/>
    <w:rsid w:val="41C95330"/>
    <w:rsid w:val="41CBAF86"/>
    <w:rsid w:val="41CD7336"/>
    <w:rsid w:val="41D36D45"/>
    <w:rsid w:val="41E2E609"/>
    <w:rsid w:val="41F6EEFA"/>
    <w:rsid w:val="41FB69B5"/>
    <w:rsid w:val="41FC7BA0"/>
    <w:rsid w:val="4200F57A"/>
    <w:rsid w:val="42046926"/>
    <w:rsid w:val="420A20A2"/>
    <w:rsid w:val="420BDC70"/>
    <w:rsid w:val="421258C1"/>
    <w:rsid w:val="42159B6A"/>
    <w:rsid w:val="421F3630"/>
    <w:rsid w:val="42238C31"/>
    <w:rsid w:val="42248EEC"/>
    <w:rsid w:val="422A7E36"/>
    <w:rsid w:val="4235ACA1"/>
    <w:rsid w:val="425D8B99"/>
    <w:rsid w:val="4287324C"/>
    <w:rsid w:val="42913B02"/>
    <w:rsid w:val="429A10D6"/>
    <w:rsid w:val="42AC6056"/>
    <w:rsid w:val="42B11E8E"/>
    <w:rsid w:val="42B456B2"/>
    <w:rsid w:val="42B4CAC6"/>
    <w:rsid w:val="42B6039F"/>
    <w:rsid w:val="42C39306"/>
    <w:rsid w:val="42C54E55"/>
    <w:rsid w:val="42C8C325"/>
    <w:rsid w:val="42CDFF34"/>
    <w:rsid w:val="42CE7061"/>
    <w:rsid w:val="42DD0D83"/>
    <w:rsid w:val="42E16820"/>
    <w:rsid w:val="42E3A3D4"/>
    <w:rsid w:val="42E7A938"/>
    <w:rsid w:val="42E8A91D"/>
    <w:rsid w:val="42F50D1B"/>
    <w:rsid w:val="430BA491"/>
    <w:rsid w:val="4315BAAF"/>
    <w:rsid w:val="431C6BAD"/>
    <w:rsid w:val="431CBAAD"/>
    <w:rsid w:val="433079D1"/>
    <w:rsid w:val="434160CA"/>
    <w:rsid w:val="4341782B"/>
    <w:rsid w:val="4341A802"/>
    <w:rsid w:val="4342CD1B"/>
    <w:rsid w:val="434E7C58"/>
    <w:rsid w:val="4351E166"/>
    <w:rsid w:val="435E1A29"/>
    <w:rsid w:val="436B2647"/>
    <w:rsid w:val="436F7C08"/>
    <w:rsid w:val="43777790"/>
    <w:rsid w:val="43821527"/>
    <w:rsid w:val="4383151B"/>
    <w:rsid w:val="4387112A"/>
    <w:rsid w:val="438F4C90"/>
    <w:rsid w:val="439A3913"/>
    <w:rsid w:val="43A03987"/>
    <w:rsid w:val="43A40792"/>
    <w:rsid w:val="43A6A49D"/>
    <w:rsid w:val="43AC4ADE"/>
    <w:rsid w:val="43AF46B1"/>
    <w:rsid w:val="43B138FA"/>
    <w:rsid w:val="43B1DF83"/>
    <w:rsid w:val="43BB8657"/>
    <w:rsid w:val="43C64E97"/>
    <w:rsid w:val="43CAB59D"/>
    <w:rsid w:val="43D93328"/>
    <w:rsid w:val="43DAF52A"/>
    <w:rsid w:val="43E46458"/>
    <w:rsid w:val="43ECBBD8"/>
    <w:rsid w:val="43F33FE4"/>
    <w:rsid w:val="4407882B"/>
    <w:rsid w:val="440A3783"/>
    <w:rsid w:val="44131868"/>
    <w:rsid w:val="441396B8"/>
    <w:rsid w:val="441A8BD1"/>
    <w:rsid w:val="4428B496"/>
    <w:rsid w:val="442C1DCE"/>
    <w:rsid w:val="442F11F0"/>
    <w:rsid w:val="44533580"/>
    <w:rsid w:val="44547C67"/>
    <w:rsid w:val="44582E37"/>
    <w:rsid w:val="445B0B86"/>
    <w:rsid w:val="446B0D99"/>
    <w:rsid w:val="446CEDCE"/>
    <w:rsid w:val="446F49EA"/>
    <w:rsid w:val="44784A2B"/>
    <w:rsid w:val="447C5A22"/>
    <w:rsid w:val="44835201"/>
    <w:rsid w:val="44890F5F"/>
    <w:rsid w:val="44ABD996"/>
    <w:rsid w:val="44B83C0E"/>
    <w:rsid w:val="44B96E49"/>
    <w:rsid w:val="44BC567C"/>
    <w:rsid w:val="44D8274B"/>
    <w:rsid w:val="44DC0E68"/>
    <w:rsid w:val="44DD312B"/>
    <w:rsid w:val="44F3490F"/>
    <w:rsid w:val="44F5ABE5"/>
    <w:rsid w:val="44F670E9"/>
    <w:rsid w:val="44FE27EE"/>
    <w:rsid w:val="45053796"/>
    <w:rsid w:val="45054FE5"/>
    <w:rsid w:val="45250AF3"/>
    <w:rsid w:val="45418CA6"/>
    <w:rsid w:val="454CB1C0"/>
    <w:rsid w:val="455048EE"/>
    <w:rsid w:val="45542D41"/>
    <w:rsid w:val="45548562"/>
    <w:rsid w:val="4568C831"/>
    <w:rsid w:val="4570B891"/>
    <w:rsid w:val="457348BC"/>
    <w:rsid w:val="45778B39"/>
    <w:rsid w:val="457A3577"/>
    <w:rsid w:val="45890594"/>
    <w:rsid w:val="458EB8ED"/>
    <w:rsid w:val="45901DA4"/>
    <w:rsid w:val="4596E513"/>
    <w:rsid w:val="4597EEE2"/>
    <w:rsid w:val="4599E69D"/>
    <w:rsid w:val="45BE9684"/>
    <w:rsid w:val="45C7EE2F"/>
    <w:rsid w:val="45C91DF9"/>
    <w:rsid w:val="45E205D5"/>
    <w:rsid w:val="45E4F3F0"/>
    <w:rsid w:val="45EDDFCC"/>
    <w:rsid w:val="45EFCBE9"/>
    <w:rsid w:val="45F37F2E"/>
    <w:rsid w:val="45F636BE"/>
    <w:rsid w:val="45F9B4E8"/>
    <w:rsid w:val="46020989"/>
    <w:rsid w:val="46134C67"/>
    <w:rsid w:val="461880B5"/>
    <w:rsid w:val="4621AFA4"/>
    <w:rsid w:val="463088A0"/>
    <w:rsid w:val="463CB695"/>
    <w:rsid w:val="463E0369"/>
    <w:rsid w:val="4647F4B0"/>
    <w:rsid w:val="4648E952"/>
    <w:rsid w:val="46490A98"/>
    <w:rsid w:val="464B32D9"/>
    <w:rsid w:val="4654E6E5"/>
    <w:rsid w:val="465D9BC0"/>
    <w:rsid w:val="466EADC6"/>
    <w:rsid w:val="467853E9"/>
    <w:rsid w:val="467DC3C8"/>
    <w:rsid w:val="46856AE7"/>
    <w:rsid w:val="468A53C4"/>
    <w:rsid w:val="46983BEC"/>
    <w:rsid w:val="4699311A"/>
    <w:rsid w:val="46BCB9F5"/>
    <w:rsid w:val="46C06D20"/>
    <w:rsid w:val="46C1CE23"/>
    <w:rsid w:val="46C44299"/>
    <w:rsid w:val="46C813C5"/>
    <w:rsid w:val="46CFECC3"/>
    <w:rsid w:val="46DB308D"/>
    <w:rsid w:val="46E6E773"/>
    <w:rsid w:val="46F9ED12"/>
    <w:rsid w:val="46FAE475"/>
    <w:rsid w:val="46FEC3C9"/>
    <w:rsid w:val="47072B97"/>
    <w:rsid w:val="470ED353"/>
    <w:rsid w:val="470F191D"/>
    <w:rsid w:val="471310B3"/>
    <w:rsid w:val="472EA8AF"/>
    <w:rsid w:val="4730D09B"/>
    <w:rsid w:val="474085FE"/>
    <w:rsid w:val="47413E88"/>
    <w:rsid w:val="4744A36D"/>
    <w:rsid w:val="4748040A"/>
    <w:rsid w:val="474AB92A"/>
    <w:rsid w:val="474F3684"/>
    <w:rsid w:val="47502CF3"/>
    <w:rsid w:val="4756FB42"/>
    <w:rsid w:val="476394B1"/>
    <w:rsid w:val="47666A90"/>
    <w:rsid w:val="47722A6D"/>
    <w:rsid w:val="477B0DAE"/>
    <w:rsid w:val="477F10D7"/>
    <w:rsid w:val="47817BC6"/>
    <w:rsid w:val="47A14C73"/>
    <w:rsid w:val="47A17057"/>
    <w:rsid w:val="47BEDA93"/>
    <w:rsid w:val="47C52F8C"/>
    <w:rsid w:val="47EFDED5"/>
    <w:rsid w:val="4822E6FF"/>
    <w:rsid w:val="48326602"/>
    <w:rsid w:val="483AF36A"/>
    <w:rsid w:val="483EEB5C"/>
    <w:rsid w:val="4844F009"/>
    <w:rsid w:val="48469952"/>
    <w:rsid w:val="48496807"/>
    <w:rsid w:val="4860C611"/>
    <w:rsid w:val="4873AAAA"/>
    <w:rsid w:val="488768CA"/>
    <w:rsid w:val="4892A460"/>
    <w:rsid w:val="4899498B"/>
    <w:rsid w:val="489A84A6"/>
    <w:rsid w:val="489D146C"/>
    <w:rsid w:val="48A51BE3"/>
    <w:rsid w:val="48AED317"/>
    <w:rsid w:val="48C9FAF9"/>
    <w:rsid w:val="48D646CB"/>
    <w:rsid w:val="48DA0849"/>
    <w:rsid w:val="48DD0EE9"/>
    <w:rsid w:val="48E38657"/>
    <w:rsid w:val="48E707DB"/>
    <w:rsid w:val="48ECF4D0"/>
    <w:rsid w:val="48F41232"/>
    <w:rsid w:val="48FB6964"/>
    <w:rsid w:val="49009BAE"/>
    <w:rsid w:val="4912B8A7"/>
    <w:rsid w:val="491336B6"/>
    <w:rsid w:val="491488DE"/>
    <w:rsid w:val="492D7B9C"/>
    <w:rsid w:val="49337621"/>
    <w:rsid w:val="493D40B8"/>
    <w:rsid w:val="4941E217"/>
    <w:rsid w:val="49546BA3"/>
    <w:rsid w:val="4959047C"/>
    <w:rsid w:val="49686BC1"/>
    <w:rsid w:val="496A3923"/>
    <w:rsid w:val="497B9BDF"/>
    <w:rsid w:val="498B0F8B"/>
    <w:rsid w:val="498B240D"/>
    <w:rsid w:val="498BDA42"/>
    <w:rsid w:val="498CEB07"/>
    <w:rsid w:val="49927011"/>
    <w:rsid w:val="49A0B36A"/>
    <w:rsid w:val="49ABF379"/>
    <w:rsid w:val="49B0A24E"/>
    <w:rsid w:val="49B80169"/>
    <w:rsid w:val="49C1F486"/>
    <w:rsid w:val="49C2EEA6"/>
    <w:rsid w:val="49C36EBA"/>
    <w:rsid w:val="49D446EC"/>
    <w:rsid w:val="49D76042"/>
    <w:rsid w:val="49E397CD"/>
    <w:rsid w:val="49E86923"/>
    <w:rsid w:val="49EFDCFB"/>
    <w:rsid w:val="49EFFAA9"/>
    <w:rsid w:val="4A065DEC"/>
    <w:rsid w:val="4A079854"/>
    <w:rsid w:val="4A131478"/>
    <w:rsid w:val="4A1B8EFA"/>
    <w:rsid w:val="4A1F12E6"/>
    <w:rsid w:val="4A2022E3"/>
    <w:rsid w:val="4A25401D"/>
    <w:rsid w:val="4A2562A6"/>
    <w:rsid w:val="4A3727DB"/>
    <w:rsid w:val="4A4706DF"/>
    <w:rsid w:val="4A478DC5"/>
    <w:rsid w:val="4A49C6C2"/>
    <w:rsid w:val="4A4FFFC1"/>
    <w:rsid w:val="4A52BDB4"/>
    <w:rsid w:val="4A6C12FE"/>
    <w:rsid w:val="4A76E54C"/>
    <w:rsid w:val="4A78CBEF"/>
    <w:rsid w:val="4A7BE420"/>
    <w:rsid w:val="4A80CA72"/>
    <w:rsid w:val="4A86056C"/>
    <w:rsid w:val="4A870733"/>
    <w:rsid w:val="4A88C531"/>
    <w:rsid w:val="4A9C8F1C"/>
    <w:rsid w:val="4AA4C446"/>
    <w:rsid w:val="4AB54D49"/>
    <w:rsid w:val="4AB87B29"/>
    <w:rsid w:val="4AB8C8BF"/>
    <w:rsid w:val="4ABE3263"/>
    <w:rsid w:val="4AC55CBA"/>
    <w:rsid w:val="4AC81FEE"/>
    <w:rsid w:val="4ADEF490"/>
    <w:rsid w:val="4AE452BE"/>
    <w:rsid w:val="4AFBFE74"/>
    <w:rsid w:val="4AFF14E4"/>
    <w:rsid w:val="4B016A04"/>
    <w:rsid w:val="4B032E9A"/>
    <w:rsid w:val="4B0D1D46"/>
    <w:rsid w:val="4B0DDAA1"/>
    <w:rsid w:val="4B1347F1"/>
    <w:rsid w:val="4B1E29CA"/>
    <w:rsid w:val="4B2BA085"/>
    <w:rsid w:val="4B31DC8D"/>
    <w:rsid w:val="4B32A853"/>
    <w:rsid w:val="4B3AFACF"/>
    <w:rsid w:val="4B4DDE5F"/>
    <w:rsid w:val="4B534013"/>
    <w:rsid w:val="4B5B7241"/>
    <w:rsid w:val="4B5DC4E7"/>
    <w:rsid w:val="4B5E8330"/>
    <w:rsid w:val="4B6E2F59"/>
    <w:rsid w:val="4B6FA713"/>
    <w:rsid w:val="4B7267CE"/>
    <w:rsid w:val="4B72C7F7"/>
    <w:rsid w:val="4B748FC3"/>
    <w:rsid w:val="4B76506F"/>
    <w:rsid w:val="4B89239E"/>
    <w:rsid w:val="4B914C2F"/>
    <w:rsid w:val="4B9A032D"/>
    <w:rsid w:val="4BA8A36E"/>
    <w:rsid w:val="4BA9BB47"/>
    <w:rsid w:val="4BB21A46"/>
    <w:rsid w:val="4BB7EBA5"/>
    <w:rsid w:val="4BBCF168"/>
    <w:rsid w:val="4BBE8086"/>
    <w:rsid w:val="4BBFD92B"/>
    <w:rsid w:val="4BC871AA"/>
    <w:rsid w:val="4BE40D22"/>
    <w:rsid w:val="4BE55692"/>
    <w:rsid w:val="4BE8FE06"/>
    <w:rsid w:val="4BEE6E61"/>
    <w:rsid w:val="4BEF136B"/>
    <w:rsid w:val="4BF7EEE0"/>
    <w:rsid w:val="4BF92542"/>
    <w:rsid w:val="4C13739D"/>
    <w:rsid w:val="4C1A95C9"/>
    <w:rsid w:val="4C2C537A"/>
    <w:rsid w:val="4C314D18"/>
    <w:rsid w:val="4C34686B"/>
    <w:rsid w:val="4C372FB3"/>
    <w:rsid w:val="4C420FDF"/>
    <w:rsid w:val="4C4320A4"/>
    <w:rsid w:val="4C473CD3"/>
    <w:rsid w:val="4C4A7CCC"/>
    <w:rsid w:val="4C549920"/>
    <w:rsid w:val="4C56713D"/>
    <w:rsid w:val="4C5B38F8"/>
    <w:rsid w:val="4C6E80EE"/>
    <w:rsid w:val="4C78FD65"/>
    <w:rsid w:val="4C8B7080"/>
    <w:rsid w:val="4C8C3289"/>
    <w:rsid w:val="4C95B178"/>
    <w:rsid w:val="4C9BCDE3"/>
    <w:rsid w:val="4C9EEFB9"/>
    <w:rsid w:val="4CC3667C"/>
    <w:rsid w:val="4CC64201"/>
    <w:rsid w:val="4CC91AAF"/>
    <w:rsid w:val="4CCB7360"/>
    <w:rsid w:val="4CD8221E"/>
    <w:rsid w:val="4CE34D27"/>
    <w:rsid w:val="4CE7B713"/>
    <w:rsid w:val="4CF01176"/>
    <w:rsid w:val="4D00301E"/>
    <w:rsid w:val="4D026789"/>
    <w:rsid w:val="4D03FA28"/>
    <w:rsid w:val="4D106024"/>
    <w:rsid w:val="4D39A029"/>
    <w:rsid w:val="4D3EBB58"/>
    <w:rsid w:val="4D47828C"/>
    <w:rsid w:val="4D537890"/>
    <w:rsid w:val="4D5ED9D6"/>
    <w:rsid w:val="4D768FB8"/>
    <w:rsid w:val="4D7B65CF"/>
    <w:rsid w:val="4D7E5AA1"/>
    <w:rsid w:val="4D7F2E87"/>
    <w:rsid w:val="4D91FE76"/>
    <w:rsid w:val="4D931D9D"/>
    <w:rsid w:val="4D9677FB"/>
    <w:rsid w:val="4D99A10F"/>
    <w:rsid w:val="4D9A7D24"/>
    <w:rsid w:val="4DB0800C"/>
    <w:rsid w:val="4DB9FAAE"/>
    <w:rsid w:val="4DD5AC14"/>
    <w:rsid w:val="4DDB917E"/>
    <w:rsid w:val="4DDC1D64"/>
    <w:rsid w:val="4DEAF886"/>
    <w:rsid w:val="4DFEBA2A"/>
    <w:rsid w:val="4DFF862B"/>
    <w:rsid w:val="4E0E0D83"/>
    <w:rsid w:val="4E25D338"/>
    <w:rsid w:val="4E28230E"/>
    <w:rsid w:val="4E3CFD33"/>
    <w:rsid w:val="4E3D1C61"/>
    <w:rsid w:val="4E4E5738"/>
    <w:rsid w:val="4E500570"/>
    <w:rsid w:val="4E544590"/>
    <w:rsid w:val="4E59FBEE"/>
    <w:rsid w:val="4E5F17DC"/>
    <w:rsid w:val="4E7787BC"/>
    <w:rsid w:val="4E7ABBF4"/>
    <w:rsid w:val="4E7C35B4"/>
    <w:rsid w:val="4E82EEA9"/>
    <w:rsid w:val="4E8365CE"/>
    <w:rsid w:val="4E839C4F"/>
    <w:rsid w:val="4E83CF11"/>
    <w:rsid w:val="4EA7B80F"/>
    <w:rsid w:val="4EAD6102"/>
    <w:rsid w:val="4EB09F10"/>
    <w:rsid w:val="4EC0C460"/>
    <w:rsid w:val="4EC157FE"/>
    <w:rsid w:val="4ED325AA"/>
    <w:rsid w:val="4EDA7A75"/>
    <w:rsid w:val="4EE5EE23"/>
    <w:rsid w:val="4EEBA680"/>
    <w:rsid w:val="4EF00B3F"/>
    <w:rsid w:val="4EF72CCB"/>
    <w:rsid w:val="4EF8D5FF"/>
    <w:rsid w:val="4EFEE839"/>
    <w:rsid w:val="4F1450E4"/>
    <w:rsid w:val="4F1A2B02"/>
    <w:rsid w:val="4F1D5BB6"/>
    <w:rsid w:val="4F27CD84"/>
    <w:rsid w:val="4F28FC92"/>
    <w:rsid w:val="4F3EF9B8"/>
    <w:rsid w:val="4F431557"/>
    <w:rsid w:val="4F51FE43"/>
    <w:rsid w:val="4F75C2B6"/>
    <w:rsid w:val="4F79DE24"/>
    <w:rsid w:val="4F9D59A6"/>
    <w:rsid w:val="4F9E8FE1"/>
    <w:rsid w:val="4FA39E80"/>
    <w:rsid w:val="4FB50EAB"/>
    <w:rsid w:val="4FB90E5F"/>
    <w:rsid w:val="4FCB3AD9"/>
    <w:rsid w:val="4FCDE252"/>
    <w:rsid w:val="4FD3BB8B"/>
    <w:rsid w:val="4FD8ECC2"/>
    <w:rsid w:val="4FDBAE5B"/>
    <w:rsid w:val="4FDF8983"/>
    <w:rsid w:val="4FE04D1B"/>
    <w:rsid w:val="4FE6483D"/>
    <w:rsid w:val="4FEF9521"/>
    <w:rsid w:val="4FF2151F"/>
    <w:rsid w:val="4FF270A6"/>
    <w:rsid w:val="5003761F"/>
    <w:rsid w:val="50094BA1"/>
    <w:rsid w:val="500B4388"/>
    <w:rsid w:val="500F9B55"/>
    <w:rsid w:val="5026AE95"/>
    <w:rsid w:val="502ED889"/>
    <w:rsid w:val="50385E8C"/>
    <w:rsid w:val="50401360"/>
    <w:rsid w:val="505B821A"/>
    <w:rsid w:val="50639BF4"/>
    <w:rsid w:val="506522C2"/>
    <w:rsid w:val="5069A8B6"/>
    <w:rsid w:val="506EF60B"/>
    <w:rsid w:val="5070AD7D"/>
    <w:rsid w:val="5074A15C"/>
    <w:rsid w:val="507B09F3"/>
    <w:rsid w:val="507B9952"/>
    <w:rsid w:val="507CDA82"/>
    <w:rsid w:val="508882E5"/>
    <w:rsid w:val="508B2F0F"/>
    <w:rsid w:val="508E79D3"/>
    <w:rsid w:val="50AE0DDD"/>
    <w:rsid w:val="50AF4B2B"/>
    <w:rsid w:val="50B10954"/>
    <w:rsid w:val="50B28706"/>
    <w:rsid w:val="50C2FE0E"/>
    <w:rsid w:val="50C4C22F"/>
    <w:rsid w:val="50C8BFCB"/>
    <w:rsid w:val="50DED11F"/>
    <w:rsid w:val="50E1CA7B"/>
    <w:rsid w:val="50E250AB"/>
    <w:rsid w:val="50EEC247"/>
    <w:rsid w:val="50F0D2F9"/>
    <w:rsid w:val="50F8C2D8"/>
    <w:rsid w:val="50FF2B55"/>
    <w:rsid w:val="510D4CD6"/>
    <w:rsid w:val="510DEABE"/>
    <w:rsid w:val="51162BE0"/>
    <w:rsid w:val="512257E9"/>
    <w:rsid w:val="51229948"/>
    <w:rsid w:val="5128D274"/>
    <w:rsid w:val="512AC473"/>
    <w:rsid w:val="512FE294"/>
    <w:rsid w:val="5144F06C"/>
    <w:rsid w:val="51504023"/>
    <w:rsid w:val="515483BD"/>
    <w:rsid w:val="51656160"/>
    <w:rsid w:val="5168644F"/>
    <w:rsid w:val="516F6BDB"/>
    <w:rsid w:val="5178BD9E"/>
    <w:rsid w:val="517E4956"/>
    <w:rsid w:val="51854E78"/>
    <w:rsid w:val="518C1BC9"/>
    <w:rsid w:val="518C9438"/>
    <w:rsid w:val="51987470"/>
    <w:rsid w:val="5198F939"/>
    <w:rsid w:val="519DA90A"/>
    <w:rsid w:val="519FD7E4"/>
    <w:rsid w:val="51A401FE"/>
    <w:rsid w:val="51A95699"/>
    <w:rsid w:val="51ACC51E"/>
    <w:rsid w:val="51D8020A"/>
    <w:rsid w:val="51D95E5B"/>
    <w:rsid w:val="51E6B802"/>
    <w:rsid w:val="51EA8E39"/>
    <w:rsid w:val="51F19E5B"/>
    <w:rsid w:val="51F27E0E"/>
    <w:rsid w:val="51F86522"/>
    <w:rsid w:val="52073178"/>
    <w:rsid w:val="520AC66C"/>
    <w:rsid w:val="521B7E48"/>
    <w:rsid w:val="522ADAB9"/>
    <w:rsid w:val="5236D981"/>
    <w:rsid w:val="523C6F9F"/>
    <w:rsid w:val="523DE9E0"/>
    <w:rsid w:val="523EA130"/>
    <w:rsid w:val="5247E0F4"/>
    <w:rsid w:val="5251CBC4"/>
    <w:rsid w:val="5253FC29"/>
    <w:rsid w:val="525DC1C9"/>
    <w:rsid w:val="52659AF1"/>
    <w:rsid w:val="52678203"/>
    <w:rsid w:val="5276DD9D"/>
    <w:rsid w:val="5277EE90"/>
    <w:rsid w:val="528BBD15"/>
    <w:rsid w:val="5291392C"/>
    <w:rsid w:val="52915E89"/>
    <w:rsid w:val="52B6B38F"/>
    <w:rsid w:val="52B80FD4"/>
    <w:rsid w:val="52CA4C80"/>
    <w:rsid w:val="52DA8694"/>
    <w:rsid w:val="52E070B7"/>
    <w:rsid w:val="52E2C2B6"/>
    <w:rsid w:val="52EEF7D5"/>
    <w:rsid w:val="530A8699"/>
    <w:rsid w:val="5310FC74"/>
    <w:rsid w:val="5320F768"/>
    <w:rsid w:val="532159EE"/>
    <w:rsid w:val="53222790"/>
    <w:rsid w:val="53255A11"/>
    <w:rsid w:val="5330F132"/>
    <w:rsid w:val="53341F87"/>
    <w:rsid w:val="5337722D"/>
    <w:rsid w:val="5345C13E"/>
    <w:rsid w:val="53527AB4"/>
    <w:rsid w:val="5356D6F1"/>
    <w:rsid w:val="535B6833"/>
    <w:rsid w:val="535E4F57"/>
    <w:rsid w:val="53604E3B"/>
    <w:rsid w:val="53775F28"/>
    <w:rsid w:val="537E9861"/>
    <w:rsid w:val="538B5195"/>
    <w:rsid w:val="538CB54A"/>
    <w:rsid w:val="5390ADE2"/>
    <w:rsid w:val="5395A918"/>
    <w:rsid w:val="539F29FC"/>
    <w:rsid w:val="53AC790C"/>
    <w:rsid w:val="53ADFCDC"/>
    <w:rsid w:val="53B27DB6"/>
    <w:rsid w:val="53BE5DAB"/>
    <w:rsid w:val="53BF17A3"/>
    <w:rsid w:val="53C2EAA4"/>
    <w:rsid w:val="53C56A7B"/>
    <w:rsid w:val="53CAEB10"/>
    <w:rsid w:val="53CD0586"/>
    <w:rsid w:val="53ECEEC5"/>
    <w:rsid w:val="53F16B69"/>
    <w:rsid w:val="53F79085"/>
    <w:rsid w:val="54045077"/>
    <w:rsid w:val="54060058"/>
    <w:rsid w:val="541365D5"/>
    <w:rsid w:val="5416E90D"/>
    <w:rsid w:val="541BAEFE"/>
    <w:rsid w:val="54381955"/>
    <w:rsid w:val="5444ED98"/>
    <w:rsid w:val="544C3813"/>
    <w:rsid w:val="5465508E"/>
    <w:rsid w:val="547A0DFE"/>
    <w:rsid w:val="547BC831"/>
    <w:rsid w:val="5480E13F"/>
    <w:rsid w:val="549E6C07"/>
    <w:rsid w:val="54A2EE0F"/>
    <w:rsid w:val="54A37304"/>
    <w:rsid w:val="54ABCDA7"/>
    <w:rsid w:val="54B70CF7"/>
    <w:rsid w:val="54B9B911"/>
    <w:rsid w:val="54C4739C"/>
    <w:rsid w:val="54CE3294"/>
    <w:rsid w:val="54CFCF56"/>
    <w:rsid w:val="54D8306E"/>
    <w:rsid w:val="54ECDADA"/>
    <w:rsid w:val="54FA1FB8"/>
    <w:rsid w:val="55058D00"/>
    <w:rsid w:val="55126A66"/>
    <w:rsid w:val="55132D8D"/>
    <w:rsid w:val="5513B4F6"/>
    <w:rsid w:val="551BB6DA"/>
    <w:rsid w:val="551C0723"/>
    <w:rsid w:val="5524C716"/>
    <w:rsid w:val="552721F6"/>
    <w:rsid w:val="552DDD76"/>
    <w:rsid w:val="553005E4"/>
    <w:rsid w:val="553BDFDF"/>
    <w:rsid w:val="553CF6CC"/>
    <w:rsid w:val="554D9314"/>
    <w:rsid w:val="554E24AC"/>
    <w:rsid w:val="55500005"/>
    <w:rsid w:val="5552090F"/>
    <w:rsid w:val="5569C8E9"/>
    <w:rsid w:val="55837998"/>
    <w:rsid w:val="5584D0A9"/>
    <w:rsid w:val="5589F06E"/>
    <w:rsid w:val="558DD8DF"/>
    <w:rsid w:val="559BBD61"/>
    <w:rsid w:val="55A8F938"/>
    <w:rsid w:val="55C09A28"/>
    <w:rsid w:val="55C58AE3"/>
    <w:rsid w:val="55D4BA4E"/>
    <w:rsid w:val="55E5F525"/>
    <w:rsid w:val="55E96592"/>
    <w:rsid w:val="55EE54A5"/>
    <w:rsid w:val="55F72B7B"/>
    <w:rsid w:val="55FF04F6"/>
    <w:rsid w:val="560368EC"/>
    <w:rsid w:val="560661C1"/>
    <w:rsid w:val="56298C6E"/>
    <w:rsid w:val="5641F496"/>
    <w:rsid w:val="5646E37F"/>
    <w:rsid w:val="564748D8"/>
    <w:rsid w:val="564D485B"/>
    <w:rsid w:val="56503CD2"/>
    <w:rsid w:val="5652DD58"/>
    <w:rsid w:val="5654D6FC"/>
    <w:rsid w:val="5660E074"/>
    <w:rsid w:val="566CB262"/>
    <w:rsid w:val="5670F397"/>
    <w:rsid w:val="56712C38"/>
    <w:rsid w:val="568A2E55"/>
    <w:rsid w:val="56907B5E"/>
    <w:rsid w:val="56914E86"/>
    <w:rsid w:val="569A8546"/>
    <w:rsid w:val="569C3794"/>
    <w:rsid w:val="56AEFFEA"/>
    <w:rsid w:val="56AF0CA6"/>
    <w:rsid w:val="56AF93BF"/>
    <w:rsid w:val="56BCDC87"/>
    <w:rsid w:val="56C0D43E"/>
    <w:rsid w:val="56CBD645"/>
    <w:rsid w:val="56CF8A7C"/>
    <w:rsid w:val="56D63750"/>
    <w:rsid w:val="56DDE266"/>
    <w:rsid w:val="56EA436E"/>
    <w:rsid w:val="56EACB38"/>
    <w:rsid w:val="56EB0B7B"/>
    <w:rsid w:val="56FE881A"/>
    <w:rsid w:val="5710DA6D"/>
    <w:rsid w:val="573D1611"/>
    <w:rsid w:val="57576252"/>
    <w:rsid w:val="57607021"/>
    <w:rsid w:val="57615B44"/>
    <w:rsid w:val="576BB3B7"/>
    <w:rsid w:val="576FDF26"/>
    <w:rsid w:val="5773359A"/>
    <w:rsid w:val="5775D6B1"/>
    <w:rsid w:val="577B1224"/>
    <w:rsid w:val="577BA7D6"/>
    <w:rsid w:val="5782FFAA"/>
    <w:rsid w:val="57899175"/>
    <w:rsid w:val="57A052F2"/>
    <w:rsid w:val="57AEAE92"/>
    <w:rsid w:val="57B4474A"/>
    <w:rsid w:val="57B49745"/>
    <w:rsid w:val="57B88E68"/>
    <w:rsid w:val="57C1F1F6"/>
    <w:rsid w:val="57CA2D03"/>
    <w:rsid w:val="57D4029D"/>
    <w:rsid w:val="57D50FA2"/>
    <w:rsid w:val="57F379E2"/>
    <w:rsid w:val="580A4CC5"/>
    <w:rsid w:val="580CFC99"/>
    <w:rsid w:val="58155D89"/>
    <w:rsid w:val="5816FDAD"/>
    <w:rsid w:val="581E6EA6"/>
    <w:rsid w:val="581FFACA"/>
    <w:rsid w:val="582A4814"/>
    <w:rsid w:val="5831C07A"/>
    <w:rsid w:val="5833D3C9"/>
    <w:rsid w:val="58443575"/>
    <w:rsid w:val="58488111"/>
    <w:rsid w:val="584B31F8"/>
    <w:rsid w:val="585617A1"/>
    <w:rsid w:val="5868B7A5"/>
    <w:rsid w:val="586D3F7E"/>
    <w:rsid w:val="58788635"/>
    <w:rsid w:val="587E935B"/>
    <w:rsid w:val="588533D6"/>
    <w:rsid w:val="58A25D4A"/>
    <w:rsid w:val="58A831EB"/>
    <w:rsid w:val="58B1F937"/>
    <w:rsid w:val="58BC2038"/>
    <w:rsid w:val="58E4C34C"/>
    <w:rsid w:val="58EF8241"/>
    <w:rsid w:val="58F3FF9D"/>
    <w:rsid w:val="58FCE20F"/>
    <w:rsid w:val="590942E4"/>
    <w:rsid w:val="590DC535"/>
    <w:rsid w:val="5915B2BB"/>
    <w:rsid w:val="59204C41"/>
    <w:rsid w:val="592E4D43"/>
    <w:rsid w:val="59304B47"/>
    <w:rsid w:val="5946B3DE"/>
    <w:rsid w:val="59516A73"/>
    <w:rsid w:val="59518471"/>
    <w:rsid w:val="5954A286"/>
    <w:rsid w:val="5966EEEB"/>
    <w:rsid w:val="596D16C5"/>
    <w:rsid w:val="59794F01"/>
    <w:rsid w:val="597B19AC"/>
    <w:rsid w:val="5989895D"/>
    <w:rsid w:val="5998F765"/>
    <w:rsid w:val="599E462A"/>
    <w:rsid w:val="59AC325D"/>
    <w:rsid w:val="59B4687E"/>
    <w:rsid w:val="59C26B07"/>
    <w:rsid w:val="59C2CB9A"/>
    <w:rsid w:val="59C44C16"/>
    <w:rsid w:val="59DB3B4B"/>
    <w:rsid w:val="59E09CEC"/>
    <w:rsid w:val="59E70259"/>
    <w:rsid w:val="59EA6AB6"/>
    <w:rsid w:val="59EDD9E5"/>
    <w:rsid w:val="59EED606"/>
    <w:rsid w:val="5A00EA8A"/>
    <w:rsid w:val="5A1D2F1E"/>
    <w:rsid w:val="5A210437"/>
    <w:rsid w:val="5A248D49"/>
    <w:rsid w:val="5A251BB1"/>
    <w:rsid w:val="5A259466"/>
    <w:rsid w:val="5A259ED5"/>
    <w:rsid w:val="5A3646AD"/>
    <w:rsid w:val="5A372F88"/>
    <w:rsid w:val="5A3A0D77"/>
    <w:rsid w:val="5A42F53F"/>
    <w:rsid w:val="5A554A72"/>
    <w:rsid w:val="5A5D1C4C"/>
    <w:rsid w:val="5A656715"/>
    <w:rsid w:val="5A6EDA67"/>
    <w:rsid w:val="5A7FE6BC"/>
    <w:rsid w:val="5A8F0314"/>
    <w:rsid w:val="5A926187"/>
    <w:rsid w:val="5A972457"/>
    <w:rsid w:val="5AB1F257"/>
    <w:rsid w:val="5AB2196F"/>
    <w:rsid w:val="5AC1903C"/>
    <w:rsid w:val="5AC41813"/>
    <w:rsid w:val="5ADDC801"/>
    <w:rsid w:val="5ADDFA0C"/>
    <w:rsid w:val="5AED54D2"/>
    <w:rsid w:val="5AEE5208"/>
    <w:rsid w:val="5AF072E7"/>
    <w:rsid w:val="5B01ADBE"/>
    <w:rsid w:val="5B0FFEC7"/>
    <w:rsid w:val="5B19790B"/>
    <w:rsid w:val="5B265DEF"/>
    <w:rsid w:val="5B3088EE"/>
    <w:rsid w:val="5B34C7C6"/>
    <w:rsid w:val="5B3ED267"/>
    <w:rsid w:val="5B411F43"/>
    <w:rsid w:val="5B46854B"/>
    <w:rsid w:val="5B6AC45B"/>
    <w:rsid w:val="5B6AC713"/>
    <w:rsid w:val="5B6BBD6D"/>
    <w:rsid w:val="5B78DEE0"/>
    <w:rsid w:val="5B878648"/>
    <w:rsid w:val="5B8B5D7A"/>
    <w:rsid w:val="5B8B6C20"/>
    <w:rsid w:val="5B955C0C"/>
    <w:rsid w:val="5BA734EE"/>
    <w:rsid w:val="5BA9E4CB"/>
    <w:rsid w:val="5BAE7B91"/>
    <w:rsid w:val="5BC95CA1"/>
    <w:rsid w:val="5BCB9168"/>
    <w:rsid w:val="5BD1BCFF"/>
    <w:rsid w:val="5BD895C7"/>
    <w:rsid w:val="5BEC0645"/>
    <w:rsid w:val="5BF15B2C"/>
    <w:rsid w:val="5BF70F7B"/>
    <w:rsid w:val="5BFB86E9"/>
    <w:rsid w:val="5C020575"/>
    <w:rsid w:val="5C030393"/>
    <w:rsid w:val="5C05EEA2"/>
    <w:rsid w:val="5C0F3F89"/>
    <w:rsid w:val="5C136457"/>
    <w:rsid w:val="5C288CCF"/>
    <w:rsid w:val="5C2E4F8A"/>
    <w:rsid w:val="5C2F649E"/>
    <w:rsid w:val="5C427FCA"/>
    <w:rsid w:val="5C4565F7"/>
    <w:rsid w:val="5C468A4F"/>
    <w:rsid w:val="5C5DC1DF"/>
    <w:rsid w:val="5C682149"/>
    <w:rsid w:val="5C6A40A9"/>
    <w:rsid w:val="5C763BAA"/>
    <w:rsid w:val="5C8BBBDE"/>
    <w:rsid w:val="5C8BE7F2"/>
    <w:rsid w:val="5C8C4348"/>
    <w:rsid w:val="5C978AB9"/>
    <w:rsid w:val="5CA42202"/>
    <w:rsid w:val="5CA4B787"/>
    <w:rsid w:val="5CA8F185"/>
    <w:rsid w:val="5CA9814B"/>
    <w:rsid w:val="5CB1F64F"/>
    <w:rsid w:val="5CB4482C"/>
    <w:rsid w:val="5CC1FAAE"/>
    <w:rsid w:val="5CE10A54"/>
    <w:rsid w:val="5CF14178"/>
    <w:rsid w:val="5CF4514E"/>
    <w:rsid w:val="5D033ABB"/>
    <w:rsid w:val="5D106067"/>
    <w:rsid w:val="5D15DB8D"/>
    <w:rsid w:val="5D19EC95"/>
    <w:rsid w:val="5D27A437"/>
    <w:rsid w:val="5D3BBC7A"/>
    <w:rsid w:val="5D455780"/>
    <w:rsid w:val="5D535140"/>
    <w:rsid w:val="5D571917"/>
    <w:rsid w:val="5D5C9A64"/>
    <w:rsid w:val="5D61C990"/>
    <w:rsid w:val="5D821C8F"/>
    <w:rsid w:val="5D83852E"/>
    <w:rsid w:val="5D85C542"/>
    <w:rsid w:val="5D9283B3"/>
    <w:rsid w:val="5D942F7A"/>
    <w:rsid w:val="5DA481D7"/>
    <w:rsid w:val="5DBE76CE"/>
    <w:rsid w:val="5DC0BD13"/>
    <w:rsid w:val="5DC3EF40"/>
    <w:rsid w:val="5DC5EC3A"/>
    <w:rsid w:val="5DD853CD"/>
    <w:rsid w:val="5DD9CBFE"/>
    <w:rsid w:val="5DE25AB0"/>
    <w:rsid w:val="5DEB6A7C"/>
    <w:rsid w:val="5DEF3825"/>
    <w:rsid w:val="5DF6BE4A"/>
    <w:rsid w:val="5DFE1AFD"/>
    <w:rsid w:val="5DFE8BD2"/>
    <w:rsid w:val="5E093F70"/>
    <w:rsid w:val="5E0BF6EF"/>
    <w:rsid w:val="5E14A741"/>
    <w:rsid w:val="5E18DDB5"/>
    <w:rsid w:val="5E1B0A34"/>
    <w:rsid w:val="5E1B8191"/>
    <w:rsid w:val="5E269F56"/>
    <w:rsid w:val="5E26FDC7"/>
    <w:rsid w:val="5E2813A9"/>
    <w:rsid w:val="5E288192"/>
    <w:rsid w:val="5E2A47ED"/>
    <w:rsid w:val="5E6A1B21"/>
    <w:rsid w:val="5E6C6888"/>
    <w:rsid w:val="5E78158D"/>
    <w:rsid w:val="5E7B2169"/>
    <w:rsid w:val="5E7C994C"/>
    <w:rsid w:val="5E7D2BDE"/>
    <w:rsid w:val="5E927251"/>
    <w:rsid w:val="5E99D8C9"/>
    <w:rsid w:val="5EA2A05A"/>
    <w:rsid w:val="5EA30775"/>
    <w:rsid w:val="5EAC30C8"/>
    <w:rsid w:val="5EB4CB8D"/>
    <w:rsid w:val="5EB545A3"/>
    <w:rsid w:val="5EC7DF98"/>
    <w:rsid w:val="5ED3C6DB"/>
    <w:rsid w:val="5EDED5B0"/>
    <w:rsid w:val="5EEA982D"/>
    <w:rsid w:val="5EF03564"/>
    <w:rsid w:val="5EF0AF83"/>
    <w:rsid w:val="5EF1A0E9"/>
    <w:rsid w:val="5EF90290"/>
    <w:rsid w:val="5EF90FF8"/>
    <w:rsid w:val="5F06CE0B"/>
    <w:rsid w:val="5F0A3F0D"/>
    <w:rsid w:val="5F0A79D8"/>
    <w:rsid w:val="5F0BB48A"/>
    <w:rsid w:val="5F0D9DB7"/>
    <w:rsid w:val="5F2128F1"/>
    <w:rsid w:val="5F2CD5A3"/>
    <w:rsid w:val="5F3BEA08"/>
    <w:rsid w:val="5F41D18C"/>
    <w:rsid w:val="5F41DBA2"/>
    <w:rsid w:val="5F4A562D"/>
    <w:rsid w:val="5F4D40B5"/>
    <w:rsid w:val="5F578BBE"/>
    <w:rsid w:val="5F579865"/>
    <w:rsid w:val="5F598040"/>
    <w:rsid w:val="5F5FB04D"/>
    <w:rsid w:val="5F609135"/>
    <w:rsid w:val="5F82E7C8"/>
    <w:rsid w:val="5F861031"/>
    <w:rsid w:val="5F8E770A"/>
    <w:rsid w:val="5F9CA0BC"/>
    <w:rsid w:val="5FB1B749"/>
    <w:rsid w:val="5FBD99B0"/>
    <w:rsid w:val="5FC1A19B"/>
    <w:rsid w:val="5FCA938C"/>
    <w:rsid w:val="5FCB9D54"/>
    <w:rsid w:val="5FCE55CD"/>
    <w:rsid w:val="5FCF0FF0"/>
    <w:rsid w:val="5FD06EB4"/>
    <w:rsid w:val="5FE5A17A"/>
    <w:rsid w:val="5FF1C5B8"/>
    <w:rsid w:val="5FF6A374"/>
    <w:rsid w:val="5FFE50F8"/>
    <w:rsid w:val="6005800A"/>
    <w:rsid w:val="6005C458"/>
    <w:rsid w:val="600719EA"/>
    <w:rsid w:val="600D6ACD"/>
    <w:rsid w:val="6019E74D"/>
    <w:rsid w:val="601FC2E5"/>
    <w:rsid w:val="6021F7C3"/>
    <w:rsid w:val="60466678"/>
    <w:rsid w:val="605A0700"/>
    <w:rsid w:val="605D8EFF"/>
    <w:rsid w:val="606554C7"/>
    <w:rsid w:val="606CC489"/>
    <w:rsid w:val="6078D950"/>
    <w:rsid w:val="607FA973"/>
    <w:rsid w:val="6081E303"/>
    <w:rsid w:val="608519D5"/>
    <w:rsid w:val="60874417"/>
    <w:rsid w:val="609A3914"/>
    <w:rsid w:val="60A8E435"/>
    <w:rsid w:val="60C9CC28"/>
    <w:rsid w:val="60D026D9"/>
    <w:rsid w:val="60D9A17D"/>
    <w:rsid w:val="60E6809D"/>
    <w:rsid w:val="60EA81BA"/>
    <w:rsid w:val="60F238DD"/>
    <w:rsid w:val="60FBF82C"/>
    <w:rsid w:val="61084262"/>
    <w:rsid w:val="6122B2B3"/>
    <w:rsid w:val="6135F8C9"/>
    <w:rsid w:val="6140AA98"/>
    <w:rsid w:val="6141EB3A"/>
    <w:rsid w:val="6147A55E"/>
    <w:rsid w:val="6148A8D8"/>
    <w:rsid w:val="6155E950"/>
    <w:rsid w:val="615B34F4"/>
    <w:rsid w:val="616C3F15"/>
    <w:rsid w:val="6177105B"/>
    <w:rsid w:val="6178752A"/>
    <w:rsid w:val="61856772"/>
    <w:rsid w:val="618D9166"/>
    <w:rsid w:val="61A67F83"/>
    <w:rsid w:val="61A6B9C3"/>
    <w:rsid w:val="61A7DEB0"/>
    <w:rsid w:val="61A80AD9"/>
    <w:rsid w:val="61AB48D1"/>
    <w:rsid w:val="61B1DF92"/>
    <w:rsid w:val="61B55B51"/>
    <w:rsid w:val="61BAEAD2"/>
    <w:rsid w:val="61BD31E1"/>
    <w:rsid w:val="61BDC824"/>
    <w:rsid w:val="61BE3863"/>
    <w:rsid w:val="61C9A7DF"/>
    <w:rsid w:val="61C9A8D4"/>
    <w:rsid w:val="61D75E8E"/>
    <w:rsid w:val="61E236D9"/>
    <w:rsid w:val="61F196B7"/>
    <w:rsid w:val="61F392A5"/>
    <w:rsid w:val="61FDDC22"/>
    <w:rsid w:val="61FF0FE5"/>
    <w:rsid w:val="620C0803"/>
    <w:rsid w:val="620E2E9A"/>
    <w:rsid w:val="62204E18"/>
    <w:rsid w:val="62238D79"/>
    <w:rsid w:val="62255C9E"/>
    <w:rsid w:val="6227D89A"/>
    <w:rsid w:val="622D2ED9"/>
    <w:rsid w:val="6230B0BA"/>
    <w:rsid w:val="6231F100"/>
    <w:rsid w:val="62434596"/>
    <w:rsid w:val="6243554C"/>
    <w:rsid w:val="62449D3F"/>
    <w:rsid w:val="6244AF97"/>
    <w:rsid w:val="6244B496"/>
    <w:rsid w:val="62464EDA"/>
    <w:rsid w:val="6247567F"/>
    <w:rsid w:val="62504C53"/>
    <w:rsid w:val="6252D659"/>
    <w:rsid w:val="626418EC"/>
    <w:rsid w:val="626560CE"/>
    <w:rsid w:val="6267ECE6"/>
    <w:rsid w:val="626FE956"/>
    <w:rsid w:val="62820E44"/>
    <w:rsid w:val="628590CF"/>
    <w:rsid w:val="629AF8CB"/>
    <w:rsid w:val="62A794EF"/>
    <w:rsid w:val="62ABC4F0"/>
    <w:rsid w:val="62ACD911"/>
    <w:rsid w:val="62AEA07F"/>
    <w:rsid w:val="62BB122B"/>
    <w:rsid w:val="62D4D24F"/>
    <w:rsid w:val="62E27A7D"/>
    <w:rsid w:val="6310F1FC"/>
    <w:rsid w:val="63138CA4"/>
    <w:rsid w:val="6324594C"/>
    <w:rsid w:val="6326D838"/>
    <w:rsid w:val="632B9EC1"/>
    <w:rsid w:val="63337AE2"/>
    <w:rsid w:val="6336108A"/>
    <w:rsid w:val="633670F8"/>
    <w:rsid w:val="634777C7"/>
    <w:rsid w:val="6347A0B8"/>
    <w:rsid w:val="6352FFC7"/>
    <w:rsid w:val="635FE3CD"/>
    <w:rsid w:val="636480D1"/>
    <w:rsid w:val="6383A6A8"/>
    <w:rsid w:val="63865C76"/>
    <w:rsid w:val="6386E81C"/>
    <w:rsid w:val="638CEE3F"/>
    <w:rsid w:val="638F6306"/>
    <w:rsid w:val="63A3F671"/>
    <w:rsid w:val="63AB69F2"/>
    <w:rsid w:val="63B852AE"/>
    <w:rsid w:val="63BB38DC"/>
    <w:rsid w:val="63C40096"/>
    <w:rsid w:val="63C95372"/>
    <w:rsid w:val="63D8A7D0"/>
    <w:rsid w:val="63D8BBDC"/>
    <w:rsid w:val="63E40FE5"/>
    <w:rsid w:val="63EF1A46"/>
    <w:rsid w:val="64070BEA"/>
    <w:rsid w:val="6410A33A"/>
    <w:rsid w:val="64121F0E"/>
    <w:rsid w:val="641E0A63"/>
    <w:rsid w:val="64286725"/>
    <w:rsid w:val="642B66BB"/>
    <w:rsid w:val="643D0941"/>
    <w:rsid w:val="643F4C7A"/>
    <w:rsid w:val="6448EE39"/>
    <w:rsid w:val="644DA8E2"/>
    <w:rsid w:val="644E3714"/>
    <w:rsid w:val="645E79A9"/>
    <w:rsid w:val="646D09D6"/>
    <w:rsid w:val="647243C6"/>
    <w:rsid w:val="64756903"/>
    <w:rsid w:val="64784B5A"/>
    <w:rsid w:val="6484DC52"/>
    <w:rsid w:val="648D942B"/>
    <w:rsid w:val="64978693"/>
    <w:rsid w:val="649E9B2C"/>
    <w:rsid w:val="64AE642D"/>
    <w:rsid w:val="64B110B3"/>
    <w:rsid w:val="64B30249"/>
    <w:rsid w:val="64B65FC9"/>
    <w:rsid w:val="64BEC299"/>
    <w:rsid w:val="64BEFAD7"/>
    <w:rsid w:val="64DE0E37"/>
    <w:rsid w:val="64E0861A"/>
    <w:rsid w:val="64F41E62"/>
    <w:rsid w:val="64F799A0"/>
    <w:rsid w:val="64F88520"/>
    <w:rsid w:val="64FBD1CC"/>
    <w:rsid w:val="65193965"/>
    <w:rsid w:val="653656AB"/>
    <w:rsid w:val="65387A12"/>
    <w:rsid w:val="65531A96"/>
    <w:rsid w:val="65532F58"/>
    <w:rsid w:val="65564C51"/>
    <w:rsid w:val="6558778A"/>
    <w:rsid w:val="655FF107"/>
    <w:rsid w:val="65609F44"/>
    <w:rsid w:val="6562DBA9"/>
    <w:rsid w:val="65748CF6"/>
    <w:rsid w:val="657AF60E"/>
    <w:rsid w:val="65B0D973"/>
    <w:rsid w:val="65B71047"/>
    <w:rsid w:val="65BC99E6"/>
    <w:rsid w:val="65BF0294"/>
    <w:rsid w:val="65C3FF14"/>
    <w:rsid w:val="65CF694F"/>
    <w:rsid w:val="65D7ACA9"/>
    <w:rsid w:val="65DA91D2"/>
    <w:rsid w:val="65EDC88D"/>
    <w:rsid w:val="65F166C9"/>
    <w:rsid w:val="65F9FB19"/>
    <w:rsid w:val="65FC1105"/>
    <w:rsid w:val="65FD5313"/>
    <w:rsid w:val="66042EBE"/>
    <w:rsid w:val="660EC2C0"/>
    <w:rsid w:val="6610F37E"/>
    <w:rsid w:val="661E6B6F"/>
    <w:rsid w:val="6639EBD5"/>
    <w:rsid w:val="664E6C27"/>
    <w:rsid w:val="66609E68"/>
    <w:rsid w:val="6664FEDB"/>
    <w:rsid w:val="6666A631"/>
    <w:rsid w:val="6670EEA8"/>
    <w:rsid w:val="667B3DCD"/>
    <w:rsid w:val="6692BBC2"/>
    <w:rsid w:val="66946477"/>
    <w:rsid w:val="669B62BC"/>
    <w:rsid w:val="669B6D33"/>
    <w:rsid w:val="66A9CEFB"/>
    <w:rsid w:val="66ABFB57"/>
    <w:rsid w:val="66AEA00F"/>
    <w:rsid w:val="66B2A7E2"/>
    <w:rsid w:val="66C5AE20"/>
    <w:rsid w:val="66C703C8"/>
    <w:rsid w:val="66CD6634"/>
    <w:rsid w:val="66E5054E"/>
    <w:rsid w:val="66E7D3FB"/>
    <w:rsid w:val="66E831B3"/>
    <w:rsid w:val="66EC3AFC"/>
    <w:rsid w:val="66EEEAF7"/>
    <w:rsid w:val="66EFF370"/>
    <w:rsid w:val="66F2D99E"/>
    <w:rsid w:val="670C01FB"/>
    <w:rsid w:val="6716C66F"/>
    <w:rsid w:val="671752F3"/>
    <w:rsid w:val="6719CF03"/>
    <w:rsid w:val="672238F2"/>
    <w:rsid w:val="673C0E61"/>
    <w:rsid w:val="67492BE8"/>
    <w:rsid w:val="675624C3"/>
    <w:rsid w:val="676AF0ED"/>
    <w:rsid w:val="676B7B1F"/>
    <w:rsid w:val="6781C6F8"/>
    <w:rsid w:val="678442D1"/>
    <w:rsid w:val="67B40F69"/>
    <w:rsid w:val="67B8A84C"/>
    <w:rsid w:val="67CC8D4D"/>
    <w:rsid w:val="67D72DDA"/>
    <w:rsid w:val="67E06120"/>
    <w:rsid w:val="67E56D77"/>
    <w:rsid w:val="67F4A8F6"/>
    <w:rsid w:val="67F67A7C"/>
    <w:rsid w:val="67FDB5B6"/>
    <w:rsid w:val="67FEB736"/>
    <w:rsid w:val="68077C4A"/>
    <w:rsid w:val="68113950"/>
    <w:rsid w:val="68115F6A"/>
    <w:rsid w:val="6816EAA3"/>
    <w:rsid w:val="6821A452"/>
    <w:rsid w:val="6822B205"/>
    <w:rsid w:val="68263A85"/>
    <w:rsid w:val="683120B0"/>
    <w:rsid w:val="6832D23B"/>
    <w:rsid w:val="6843486C"/>
    <w:rsid w:val="68466542"/>
    <w:rsid w:val="684E81BB"/>
    <w:rsid w:val="68526868"/>
    <w:rsid w:val="6862D429"/>
    <w:rsid w:val="686C1F19"/>
    <w:rsid w:val="68880A27"/>
    <w:rsid w:val="688A389E"/>
    <w:rsid w:val="688E846A"/>
    <w:rsid w:val="6897C31C"/>
    <w:rsid w:val="68988C58"/>
    <w:rsid w:val="689D766D"/>
    <w:rsid w:val="68A5888F"/>
    <w:rsid w:val="68B4082F"/>
    <w:rsid w:val="68BE08B5"/>
    <w:rsid w:val="68C9DE89"/>
    <w:rsid w:val="68E26AF9"/>
    <w:rsid w:val="68E460FA"/>
    <w:rsid w:val="68F0DE15"/>
    <w:rsid w:val="68F768FD"/>
    <w:rsid w:val="6901D0B4"/>
    <w:rsid w:val="69058268"/>
    <w:rsid w:val="6909BEC0"/>
    <w:rsid w:val="691B3CF5"/>
    <w:rsid w:val="6921DDA6"/>
    <w:rsid w:val="6922DE46"/>
    <w:rsid w:val="6924C58E"/>
    <w:rsid w:val="69380218"/>
    <w:rsid w:val="693D6EBF"/>
    <w:rsid w:val="6945CC0A"/>
    <w:rsid w:val="6946D601"/>
    <w:rsid w:val="694C97C1"/>
    <w:rsid w:val="6951BC01"/>
    <w:rsid w:val="6976A5FB"/>
    <w:rsid w:val="69778860"/>
    <w:rsid w:val="6977EF8C"/>
    <w:rsid w:val="698999FE"/>
    <w:rsid w:val="6991BB49"/>
    <w:rsid w:val="69A29CF9"/>
    <w:rsid w:val="69A7CADA"/>
    <w:rsid w:val="69A8F6CB"/>
    <w:rsid w:val="69B6464C"/>
    <w:rsid w:val="69B6D99B"/>
    <w:rsid w:val="69BB37E0"/>
    <w:rsid w:val="69BFB2A5"/>
    <w:rsid w:val="69C36EA1"/>
    <w:rsid w:val="69CE9A3A"/>
    <w:rsid w:val="69D37D71"/>
    <w:rsid w:val="69DF57AB"/>
    <w:rsid w:val="69EBDE99"/>
    <w:rsid w:val="69F26292"/>
    <w:rsid w:val="69F49ECC"/>
    <w:rsid w:val="69FD4EE2"/>
    <w:rsid w:val="6A04A3F5"/>
    <w:rsid w:val="6A06711B"/>
    <w:rsid w:val="6A0ACB67"/>
    <w:rsid w:val="6A0D521A"/>
    <w:rsid w:val="6A145BDD"/>
    <w:rsid w:val="6A14DCF8"/>
    <w:rsid w:val="6A1E48A9"/>
    <w:rsid w:val="6A252B02"/>
    <w:rsid w:val="6A32E80B"/>
    <w:rsid w:val="6A36E12A"/>
    <w:rsid w:val="6A3AD591"/>
    <w:rsid w:val="6A45697D"/>
    <w:rsid w:val="6A4E2831"/>
    <w:rsid w:val="6A4E6731"/>
    <w:rsid w:val="6A605D03"/>
    <w:rsid w:val="6A730173"/>
    <w:rsid w:val="6A7D0726"/>
    <w:rsid w:val="6A9CF9D6"/>
    <w:rsid w:val="6ABB2A98"/>
    <w:rsid w:val="6ABEB89E"/>
    <w:rsid w:val="6ACA14B1"/>
    <w:rsid w:val="6ACBCB3F"/>
    <w:rsid w:val="6ACFFF32"/>
    <w:rsid w:val="6ADA5551"/>
    <w:rsid w:val="6ADFA18C"/>
    <w:rsid w:val="6AEBB02B"/>
    <w:rsid w:val="6AEE9E8A"/>
    <w:rsid w:val="6AF83417"/>
    <w:rsid w:val="6AFEA8BB"/>
    <w:rsid w:val="6B013718"/>
    <w:rsid w:val="6B190108"/>
    <w:rsid w:val="6B1AA823"/>
    <w:rsid w:val="6B216F48"/>
    <w:rsid w:val="6B277D3E"/>
    <w:rsid w:val="6B427053"/>
    <w:rsid w:val="6B49002C"/>
    <w:rsid w:val="6B5C8382"/>
    <w:rsid w:val="6B5FD89A"/>
    <w:rsid w:val="6B60AE95"/>
    <w:rsid w:val="6B6A418F"/>
    <w:rsid w:val="6B6D1E6B"/>
    <w:rsid w:val="6B71DE89"/>
    <w:rsid w:val="6B787B3C"/>
    <w:rsid w:val="6B7F1D03"/>
    <w:rsid w:val="6B918CBE"/>
    <w:rsid w:val="6B987323"/>
    <w:rsid w:val="6B9F288E"/>
    <w:rsid w:val="6BABDEA5"/>
    <w:rsid w:val="6BB176A7"/>
    <w:rsid w:val="6BB2122E"/>
    <w:rsid w:val="6BC25C1A"/>
    <w:rsid w:val="6BC64AC1"/>
    <w:rsid w:val="6BCBB731"/>
    <w:rsid w:val="6BE83AD8"/>
    <w:rsid w:val="6BEA3792"/>
    <w:rsid w:val="6BF0F7CB"/>
    <w:rsid w:val="6BFB3581"/>
    <w:rsid w:val="6BFD668B"/>
    <w:rsid w:val="6BFE60D1"/>
    <w:rsid w:val="6C000609"/>
    <w:rsid w:val="6C00CFB1"/>
    <w:rsid w:val="6C245714"/>
    <w:rsid w:val="6C2E04D0"/>
    <w:rsid w:val="6C303538"/>
    <w:rsid w:val="6C30646A"/>
    <w:rsid w:val="6C3581E4"/>
    <w:rsid w:val="6C536C3A"/>
    <w:rsid w:val="6C5A917C"/>
    <w:rsid w:val="6C6D303D"/>
    <w:rsid w:val="6C6E10CD"/>
    <w:rsid w:val="6C75B217"/>
    <w:rsid w:val="6C76F977"/>
    <w:rsid w:val="6C79BC42"/>
    <w:rsid w:val="6C7B8F43"/>
    <w:rsid w:val="6C802B65"/>
    <w:rsid w:val="6C813A83"/>
    <w:rsid w:val="6C8ACC55"/>
    <w:rsid w:val="6CA8C69E"/>
    <w:rsid w:val="6CA9AD11"/>
    <w:rsid w:val="6CAD92F8"/>
    <w:rsid w:val="6CBDD4A0"/>
    <w:rsid w:val="6CCC97CA"/>
    <w:rsid w:val="6CD283B7"/>
    <w:rsid w:val="6CDC786E"/>
    <w:rsid w:val="6CFA6A9B"/>
    <w:rsid w:val="6CFE85DA"/>
    <w:rsid w:val="6D084DA0"/>
    <w:rsid w:val="6D09F8CA"/>
    <w:rsid w:val="6D0FEC61"/>
    <w:rsid w:val="6D132CA2"/>
    <w:rsid w:val="6D268431"/>
    <w:rsid w:val="6D3BE010"/>
    <w:rsid w:val="6D472F2D"/>
    <w:rsid w:val="6D4A938E"/>
    <w:rsid w:val="6D4F3B18"/>
    <w:rsid w:val="6D550FBF"/>
    <w:rsid w:val="6D6155AE"/>
    <w:rsid w:val="6D69EB27"/>
    <w:rsid w:val="6D70F3E3"/>
    <w:rsid w:val="6D7135B4"/>
    <w:rsid w:val="6D7D01A8"/>
    <w:rsid w:val="6D7DDDA3"/>
    <w:rsid w:val="6D81C522"/>
    <w:rsid w:val="6D83B12A"/>
    <w:rsid w:val="6D9A9D19"/>
    <w:rsid w:val="6D9BDCC9"/>
    <w:rsid w:val="6DAEAADB"/>
    <w:rsid w:val="6DCD882F"/>
    <w:rsid w:val="6DD8E083"/>
    <w:rsid w:val="6DE4B526"/>
    <w:rsid w:val="6DEF3C9B"/>
    <w:rsid w:val="6DFEF2AC"/>
    <w:rsid w:val="6E02BFC8"/>
    <w:rsid w:val="6E109621"/>
    <w:rsid w:val="6E28EB28"/>
    <w:rsid w:val="6E30CAC0"/>
    <w:rsid w:val="6E32172A"/>
    <w:rsid w:val="6E38626C"/>
    <w:rsid w:val="6E4101CF"/>
    <w:rsid w:val="6E53CF50"/>
    <w:rsid w:val="6E55DE15"/>
    <w:rsid w:val="6E56E9A1"/>
    <w:rsid w:val="6E5A6239"/>
    <w:rsid w:val="6E628BB6"/>
    <w:rsid w:val="6E668E74"/>
    <w:rsid w:val="6E68DCF6"/>
    <w:rsid w:val="6E75A888"/>
    <w:rsid w:val="6E7C73E9"/>
    <w:rsid w:val="6E7FDAAF"/>
    <w:rsid w:val="6E9719B6"/>
    <w:rsid w:val="6E9BF11D"/>
    <w:rsid w:val="6EA47CD6"/>
    <w:rsid w:val="6EAC4791"/>
    <w:rsid w:val="6EB5BF6F"/>
    <w:rsid w:val="6EB64C79"/>
    <w:rsid w:val="6EB70D3C"/>
    <w:rsid w:val="6EC0B9E1"/>
    <w:rsid w:val="6ED223E4"/>
    <w:rsid w:val="6ED4E033"/>
    <w:rsid w:val="6ED68AFB"/>
    <w:rsid w:val="6EE0D47F"/>
    <w:rsid w:val="6EEABAAB"/>
    <w:rsid w:val="6EF0249E"/>
    <w:rsid w:val="6EFDEB83"/>
    <w:rsid w:val="6F111A32"/>
    <w:rsid w:val="6F120ED4"/>
    <w:rsid w:val="6F149F7B"/>
    <w:rsid w:val="6F15834D"/>
    <w:rsid w:val="6F1F9FB3"/>
    <w:rsid w:val="6F22DB68"/>
    <w:rsid w:val="6F2388FE"/>
    <w:rsid w:val="6F32D369"/>
    <w:rsid w:val="6F4AD93B"/>
    <w:rsid w:val="6F590569"/>
    <w:rsid w:val="6F5D26E8"/>
    <w:rsid w:val="6F64F8CD"/>
    <w:rsid w:val="6F6C709C"/>
    <w:rsid w:val="6F70A7DF"/>
    <w:rsid w:val="6F75F171"/>
    <w:rsid w:val="6F7EEFBA"/>
    <w:rsid w:val="6F8736ED"/>
    <w:rsid w:val="6F882922"/>
    <w:rsid w:val="6F988D31"/>
    <w:rsid w:val="6FB20968"/>
    <w:rsid w:val="6FBEC29C"/>
    <w:rsid w:val="6FC5EC1A"/>
    <w:rsid w:val="6FC8481B"/>
    <w:rsid w:val="6FCD06FB"/>
    <w:rsid w:val="6FD07014"/>
    <w:rsid w:val="6FDCB056"/>
    <w:rsid w:val="6FDEC4C6"/>
    <w:rsid w:val="6FDF208B"/>
    <w:rsid w:val="6FEA84FB"/>
    <w:rsid w:val="7002E13B"/>
    <w:rsid w:val="70032A85"/>
    <w:rsid w:val="701EB4EE"/>
    <w:rsid w:val="702B5CA2"/>
    <w:rsid w:val="702D4F75"/>
    <w:rsid w:val="702E8D22"/>
    <w:rsid w:val="70422833"/>
    <w:rsid w:val="704AE70D"/>
    <w:rsid w:val="7061DC55"/>
    <w:rsid w:val="70669BC6"/>
    <w:rsid w:val="7067392A"/>
    <w:rsid w:val="706BC61D"/>
    <w:rsid w:val="706DA56D"/>
    <w:rsid w:val="706EE702"/>
    <w:rsid w:val="70804C25"/>
    <w:rsid w:val="7099BBE4"/>
    <w:rsid w:val="70A08046"/>
    <w:rsid w:val="70A2298F"/>
    <w:rsid w:val="70A40F25"/>
    <w:rsid w:val="70B7EA9A"/>
    <w:rsid w:val="70CBB9F5"/>
    <w:rsid w:val="70D6462A"/>
    <w:rsid w:val="70E7BC72"/>
    <w:rsid w:val="70E9B64E"/>
    <w:rsid w:val="70EA7DFE"/>
    <w:rsid w:val="70F7BEDA"/>
    <w:rsid w:val="71042847"/>
    <w:rsid w:val="7105C259"/>
    <w:rsid w:val="7117AB03"/>
    <w:rsid w:val="711833E7"/>
    <w:rsid w:val="711A5F50"/>
    <w:rsid w:val="711F3CA3"/>
    <w:rsid w:val="71224121"/>
    <w:rsid w:val="712390F6"/>
    <w:rsid w:val="712E05DF"/>
    <w:rsid w:val="712FC0E5"/>
    <w:rsid w:val="71411F8E"/>
    <w:rsid w:val="7141CE27"/>
    <w:rsid w:val="7148CC6B"/>
    <w:rsid w:val="714A6A9A"/>
    <w:rsid w:val="7153A60F"/>
    <w:rsid w:val="7158188F"/>
    <w:rsid w:val="716C765C"/>
    <w:rsid w:val="717AB069"/>
    <w:rsid w:val="717C3ED3"/>
    <w:rsid w:val="71813E87"/>
    <w:rsid w:val="71859EB9"/>
    <w:rsid w:val="7187AEB3"/>
    <w:rsid w:val="7188F1A1"/>
    <w:rsid w:val="718CBA75"/>
    <w:rsid w:val="7199CBEE"/>
    <w:rsid w:val="719D1BF1"/>
    <w:rsid w:val="71A0075C"/>
    <w:rsid w:val="71A4587E"/>
    <w:rsid w:val="71B3A00E"/>
    <w:rsid w:val="71BA426E"/>
    <w:rsid w:val="71BB7825"/>
    <w:rsid w:val="71BD84E5"/>
    <w:rsid w:val="71BFBB52"/>
    <w:rsid w:val="71C28C73"/>
    <w:rsid w:val="71C42A18"/>
    <w:rsid w:val="71E333F3"/>
    <w:rsid w:val="71E4C906"/>
    <w:rsid w:val="71E8C333"/>
    <w:rsid w:val="71F810C7"/>
    <w:rsid w:val="7201D502"/>
    <w:rsid w:val="720A3B0E"/>
    <w:rsid w:val="720FA65B"/>
    <w:rsid w:val="72260DAB"/>
    <w:rsid w:val="722DAC27"/>
    <w:rsid w:val="7233C8AD"/>
    <w:rsid w:val="72441028"/>
    <w:rsid w:val="727E1358"/>
    <w:rsid w:val="727F3239"/>
    <w:rsid w:val="7280EAC9"/>
    <w:rsid w:val="72838CD3"/>
    <w:rsid w:val="728540FA"/>
    <w:rsid w:val="7291B72D"/>
    <w:rsid w:val="7293BBB6"/>
    <w:rsid w:val="7298C009"/>
    <w:rsid w:val="729CC20A"/>
    <w:rsid w:val="729EDDC8"/>
    <w:rsid w:val="72A192BA"/>
    <w:rsid w:val="72A94C74"/>
    <w:rsid w:val="72BB2212"/>
    <w:rsid w:val="72C58A5E"/>
    <w:rsid w:val="72C942D2"/>
    <w:rsid w:val="72CDBDC6"/>
    <w:rsid w:val="72CF2603"/>
    <w:rsid w:val="72DBD61B"/>
    <w:rsid w:val="7311A896"/>
    <w:rsid w:val="7318EA2A"/>
    <w:rsid w:val="73364953"/>
    <w:rsid w:val="734028DF"/>
    <w:rsid w:val="735990BC"/>
    <w:rsid w:val="735E48B2"/>
    <w:rsid w:val="736656CE"/>
    <w:rsid w:val="73791681"/>
    <w:rsid w:val="737C7FF0"/>
    <w:rsid w:val="737D015B"/>
    <w:rsid w:val="739B64B5"/>
    <w:rsid w:val="739EA3CA"/>
    <w:rsid w:val="73A98F79"/>
    <w:rsid w:val="73AAD6DE"/>
    <w:rsid w:val="73AD6D09"/>
    <w:rsid w:val="73B367A8"/>
    <w:rsid w:val="73C86A9D"/>
    <w:rsid w:val="73EF26FC"/>
    <w:rsid w:val="740C9429"/>
    <w:rsid w:val="740CF5AF"/>
    <w:rsid w:val="740D72B0"/>
    <w:rsid w:val="742A6ECD"/>
    <w:rsid w:val="744F278D"/>
    <w:rsid w:val="745A9A40"/>
    <w:rsid w:val="74623EF1"/>
    <w:rsid w:val="7465AC6C"/>
    <w:rsid w:val="7470780B"/>
    <w:rsid w:val="74751036"/>
    <w:rsid w:val="74766756"/>
    <w:rsid w:val="74773E25"/>
    <w:rsid w:val="747AB6DD"/>
    <w:rsid w:val="74820B5C"/>
    <w:rsid w:val="74845B64"/>
    <w:rsid w:val="749FE0A6"/>
    <w:rsid w:val="74B0B5F7"/>
    <w:rsid w:val="74B43451"/>
    <w:rsid w:val="74BA5AB7"/>
    <w:rsid w:val="74BB11CE"/>
    <w:rsid w:val="74C7FC25"/>
    <w:rsid w:val="74CE0D18"/>
    <w:rsid w:val="74DB55F2"/>
    <w:rsid w:val="74DBA2F2"/>
    <w:rsid w:val="74F600E7"/>
    <w:rsid w:val="74F8B316"/>
    <w:rsid w:val="74F8EABF"/>
    <w:rsid w:val="7507E137"/>
    <w:rsid w:val="750FB4A0"/>
    <w:rsid w:val="751635CD"/>
    <w:rsid w:val="7519655E"/>
    <w:rsid w:val="752B9EFE"/>
    <w:rsid w:val="752E59A7"/>
    <w:rsid w:val="75319616"/>
    <w:rsid w:val="75325754"/>
    <w:rsid w:val="7539BDF6"/>
    <w:rsid w:val="754222E7"/>
    <w:rsid w:val="75447FD1"/>
    <w:rsid w:val="75454C23"/>
    <w:rsid w:val="7556309D"/>
    <w:rsid w:val="755A3355"/>
    <w:rsid w:val="755F15EF"/>
    <w:rsid w:val="756A8D64"/>
    <w:rsid w:val="75778048"/>
    <w:rsid w:val="757A7494"/>
    <w:rsid w:val="75893B9D"/>
    <w:rsid w:val="758E6E09"/>
    <w:rsid w:val="758F1D1E"/>
    <w:rsid w:val="7590E7D0"/>
    <w:rsid w:val="75AC19F4"/>
    <w:rsid w:val="75ACD593"/>
    <w:rsid w:val="75B3400F"/>
    <w:rsid w:val="75C0DE84"/>
    <w:rsid w:val="75C3C294"/>
    <w:rsid w:val="75D53392"/>
    <w:rsid w:val="75D83575"/>
    <w:rsid w:val="75D8E040"/>
    <w:rsid w:val="75D99381"/>
    <w:rsid w:val="75DD2F88"/>
    <w:rsid w:val="75E58EC7"/>
    <w:rsid w:val="75F48D02"/>
    <w:rsid w:val="75FFF21D"/>
    <w:rsid w:val="76101071"/>
    <w:rsid w:val="761BF1C7"/>
    <w:rsid w:val="761E2E20"/>
    <w:rsid w:val="7624EB17"/>
    <w:rsid w:val="76255909"/>
    <w:rsid w:val="7630B94A"/>
    <w:rsid w:val="76347124"/>
    <w:rsid w:val="763FE77F"/>
    <w:rsid w:val="764335F1"/>
    <w:rsid w:val="7647D505"/>
    <w:rsid w:val="76494958"/>
    <w:rsid w:val="764CE1A0"/>
    <w:rsid w:val="76562AA0"/>
    <w:rsid w:val="765855DE"/>
    <w:rsid w:val="76590FDC"/>
    <w:rsid w:val="765BFB0A"/>
    <w:rsid w:val="765E986B"/>
    <w:rsid w:val="765EE135"/>
    <w:rsid w:val="7670E2AB"/>
    <w:rsid w:val="7672A35E"/>
    <w:rsid w:val="7672DC9B"/>
    <w:rsid w:val="767C6A58"/>
    <w:rsid w:val="767DB29E"/>
    <w:rsid w:val="76839EB1"/>
    <w:rsid w:val="768C6B5B"/>
    <w:rsid w:val="768DA804"/>
    <w:rsid w:val="76902AFD"/>
    <w:rsid w:val="7692D86A"/>
    <w:rsid w:val="769EC666"/>
    <w:rsid w:val="76A459FF"/>
    <w:rsid w:val="76ABE940"/>
    <w:rsid w:val="76B105CF"/>
    <w:rsid w:val="76BB8D33"/>
    <w:rsid w:val="76DCD1B3"/>
    <w:rsid w:val="76E4F2FE"/>
    <w:rsid w:val="76E4F423"/>
    <w:rsid w:val="76E518C6"/>
    <w:rsid w:val="76E58F37"/>
    <w:rsid w:val="76EDA9C1"/>
    <w:rsid w:val="76F0784E"/>
    <w:rsid w:val="76F19623"/>
    <w:rsid w:val="76F672D2"/>
    <w:rsid w:val="7710EAEE"/>
    <w:rsid w:val="77164096"/>
    <w:rsid w:val="771E0278"/>
    <w:rsid w:val="772AED7F"/>
    <w:rsid w:val="772D6222"/>
    <w:rsid w:val="772EFCEE"/>
    <w:rsid w:val="7742510D"/>
    <w:rsid w:val="7771F8EE"/>
    <w:rsid w:val="7773F01C"/>
    <w:rsid w:val="777B3A0C"/>
    <w:rsid w:val="777D17E3"/>
    <w:rsid w:val="779CD243"/>
    <w:rsid w:val="77A49EAA"/>
    <w:rsid w:val="77AAA8B3"/>
    <w:rsid w:val="77AC1581"/>
    <w:rsid w:val="77B8C5BC"/>
    <w:rsid w:val="77BFA3AB"/>
    <w:rsid w:val="77C2BF42"/>
    <w:rsid w:val="77C568D4"/>
    <w:rsid w:val="77CD629B"/>
    <w:rsid w:val="77EB8584"/>
    <w:rsid w:val="77F7A5AB"/>
    <w:rsid w:val="77F85884"/>
    <w:rsid w:val="77FF6C74"/>
    <w:rsid w:val="7816C052"/>
    <w:rsid w:val="781F6F12"/>
    <w:rsid w:val="78279253"/>
    <w:rsid w:val="782FD61D"/>
    <w:rsid w:val="783A4D09"/>
    <w:rsid w:val="783C71D4"/>
    <w:rsid w:val="7845433A"/>
    <w:rsid w:val="784875CE"/>
    <w:rsid w:val="784E96C1"/>
    <w:rsid w:val="78502787"/>
    <w:rsid w:val="785E85F9"/>
    <w:rsid w:val="78617AC9"/>
    <w:rsid w:val="78643766"/>
    <w:rsid w:val="786E9D42"/>
    <w:rsid w:val="786F89AD"/>
    <w:rsid w:val="7888CF6B"/>
    <w:rsid w:val="788B5E0A"/>
    <w:rsid w:val="78980791"/>
    <w:rsid w:val="78A0AA7C"/>
    <w:rsid w:val="78AFB533"/>
    <w:rsid w:val="78BBF0CE"/>
    <w:rsid w:val="78D168DC"/>
    <w:rsid w:val="78D42C7F"/>
    <w:rsid w:val="78DDE210"/>
    <w:rsid w:val="78E1F9B7"/>
    <w:rsid w:val="78E8FA40"/>
    <w:rsid w:val="78E9BA03"/>
    <w:rsid w:val="78F6312D"/>
    <w:rsid w:val="78FEFCD7"/>
    <w:rsid w:val="78FF1D67"/>
    <w:rsid w:val="7904092E"/>
    <w:rsid w:val="790DF68E"/>
    <w:rsid w:val="790EC7C4"/>
    <w:rsid w:val="7911B480"/>
    <w:rsid w:val="7914D04A"/>
    <w:rsid w:val="791D88BD"/>
    <w:rsid w:val="7929248B"/>
    <w:rsid w:val="792C18AA"/>
    <w:rsid w:val="792CBF40"/>
    <w:rsid w:val="793AD4BE"/>
    <w:rsid w:val="7940CC98"/>
    <w:rsid w:val="7944E1F8"/>
    <w:rsid w:val="79539289"/>
    <w:rsid w:val="79557C7F"/>
    <w:rsid w:val="7958B123"/>
    <w:rsid w:val="795FB9DF"/>
    <w:rsid w:val="796060B4"/>
    <w:rsid w:val="79672118"/>
    <w:rsid w:val="796B5904"/>
    <w:rsid w:val="79732A05"/>
    <w:rsid w:val="797BBB2E"/>
    <w:rsid w:val="797D7203"/>
    <w:rsid w:val="79903C31"/>
    <w:rsid w:val="7990B09E"/>
    <w:rsid w:val="7994FCC3"/>
    <w:rsid w:val="799F0B40"/>
    <w:rsid w:val="79BE6B77"/>
    <w:rsid w:val="79C097DE"/>
    <w:rsid w:val="79C3FA7D"/>
    <w:rsid w:val="79D08187"/>
    <w:rsid w:val="79D817E5"/>
    <w:rsid w:val="79DCE345"/>
    <w:rsid w:val="7A0264EF"/>
    <w:rsid w:val="7A05343F"/>
    <w:rsid w:val="7A0BFB55"/>
    <w:rsid w:val="7A0F72E5"/>
    <w:rsid w:val="7A12CFAA"/>
    <w:rsid w:val="7A1996CF"/>
    <w:rsid w:val="7A1B632B"/>
    <w:rsid w:val="7A1C94E5"/>
    <w:rsid w:val="7A1E83C4"/>
    <w:rsid w:val="7A25B0CE"/>
    <w:rsid w:val="7A2AA5FF"/>
    <w:rsid w:val="7A303652"/>
    <w:rsid w:val="7A37AC21"/>
    <w:rsid w:val="7A5BA2BE"/>
    <w:rsid w:val="7A5C4A07"/>
    <w:rsid w:val="7A619873"/>
    <w:rsid w:val="7A7193D2"/>
    <w:rsid w:val="7A737F0C"/>
    <w:rsid w:val="7A971133"/>
    <w:rsid w:val="7A97EE9B"/>
    <w:rsid w:val="7AAB6600"/>
    <w:rsid w:val="7AB45CDD"/>
    <w:rsid w:val="7AC3E071"/>
    <w:rsid w:val="7AD8621E"/>
    <w:rsid w:val="7ADAF581"/>
    <w:rsid w:val="7AEBD0BA"/>
    <w:rsid w:val="7AEC6F09"/>
    <w:rsid w:val="7AEEAA68"/>
    <w:rsid w:val="7AFAEC5F"/>
    <w:rsid w:val="7B0FF780"/>
    <w:rsid w:val="7B177263"/>
    <w:rsid w:val="7B1FABD9"/>
    <w:rsid w:val="7B2DF007"/>
    <w:rsid w:val="7B333FAF"/>
    <w:rsid w:val="7B3D28D7"/>
    <w:rsid w:val="7B4412E1"/>
    <w:rsid w:val="7B544FE3"/>
    <w:rsid w:val="7B570FD4"/>
    <w:rsid w:val="7B75F8FC"/>
    <w:rsid w:val="7B7834A0"/>
    <w:rsid w:val="7B7A7425"/>
    <w:rsid w:val="7B850DAB"/>
    <w:rsid w:val="7B87C2B1"/>
    <w:rsid w:val="7B9DD763"/>
    <w:rsid w:val="7BB86546"/>
    <w:rsid w:val="7BC07DE4"/>
    <w:rsid w:val="7BC0BD92"/>
    <w:rsid w:val="7BC53DDB"/>
    <w:rsid w:val="7BD127D7"/>
    <w:rsid w:val="7BE3CA69"/>
    <w:rsid w:val="7BE799F3"/>
    <w:rsid w:val="7BF241EB"/>
    <w:rsid w:val="7BF6BEC0"/>
    <w:rsid w:val="7BF8D695"/>
    <w:rsid w:val="7C084C8A"/>
    <w:rsid w:val="7C0BCD41"/>
    <w:rsid w:val="7C165FAD"/>
    <w:rsid w:val="7C3091BB"/>
    <w:rsid w:val="7C381BA7"/>
    <w:rsid w:val="7C488650"/>
    <w:rsid w:val="7C4EAB2F"/>
    <w:rsid w:val="7C581B62"/>
    <w:rsid w:val="7C632F60"/>
    <w:rsid w:val="7C683AF3"/>
    <w:rsid w:val="7C7BAFE1"/>
    <w:rsid w:val="7C830CD4"/>
    <w:rsid w:val="7C8DF43B"/>
    <w:rsid w:val="7C92ACE7"/>
    <w:rsid w:val="7C95F07E"/>
    <w:rsid w:val="7CA038DF"/>
    <w:rsid w:val="7CB699B6"/>
    <w:rsid w:val="7CB9B5BF"/>
    <w:rsid w:val="7CBEF6A7"/>
    <w:rsid w:val="7CC68060"/>
    <w:rsid w:val="7CC7BE61"/>
    <w:rsid w:val="7CD2CBA2"/>
    <w:rsid w:val="7CE667D7"/>
    <w:rsid w:val="7CE7D1B5"/>
    <w:rsid w:val="7CE9BA38"/>
    <w:rsid w:val="7CEE3A03"/>
    <w:rsid w:val="7CF70584"/>
    <w:rsid w:val="7CFB03C7"/>
    <w:rsid w:val="7CFD8162"/>
    <w:rsid w:val="7D07C641"/>
    <w:rsid w:val="7D0D86D3"/>
    <w:rsid w:val="7D148187"/>
    <w:rsid w:val="7D15E46A"/>
    <w:rsid w:val="7D1E385F"/>
    <w:rsid w:val="7D22C7A4"/>
    <w:rsid w:val="7D5976EA"/>
    <w:rsid w:val="7D5B8E67"/>
    <w:rsid w:val="7D5D1CA2"/>
    <w:rsid w:val="7D5D515F"/>
    <w:rsid w:val="7D640659"/>
    <w:rsid w:val="7D65CDE1"/>
    <w:rsid w:val="7D6869B0"/>
    <w:rsid w:val="7D7222DB"/>
    <w:rsid w:val="7D77D2CC"/>
    <w:rsid w:val="7D7AF6A5"/>
    <w:rsid w:val="7D8C237E"/>
    <w:rsid w:val="7D8C8C9E"/>
    <w:rsid w:val="7D8CDA13"/>
    <w:rsid w:val="7D8F537B"/>
    <w:rsid w:val="7D9458A8"/>
    <w:rsid w:val="7D97F4E3"/>
    <w:rsid w:val="7D9B12F8"/>
    <w:rsid w:val="7DB0766E"/>
    <w:rsid w:val="7DB6CBF1"/>
    <w:rsid w:val="7DBDD8B3"/>
    <w:rsid w:val="7DBF673B"/>
    <w:rsid w:val="7DC35CEB"/>
    <w:rsid w:val="7DC56481"/>
    <w:rsid w:val="7DC632E5"/>
    <w:rsid w:val="7DC86B65"/>
    <w:rsid w:val="7DD5DBF0"/>
    <w:rsid w:val="7DD5E0C5"/>
    <w:rsid w:val="7DD731F4"/>
    <w:rsid w:val="7DE705A9"/>
    <w:rsid w:val="7DEDFE84"/>
    <w:rsid w:val="7DF3DA3D"/>
    <w:rsid w:val="7DFE4830"/>
    <w:rsid w:val="7E0EE503"/>
    <w:rsid w:val="7E1489B3"/>
    <w:rsid w:val="7E1C62FC"/>
    <w:rsid w:val="7E234AB2"/>
    <w:rsid w:val="7E3001DA"/>
    <w:rsid w:val="7E328D21"/>
    <w:rsid w:val="7E6421C1"/>
    <w:rsid w:val="7E690037"/>
    <w:rsid w:val="7E69809B"/>
    <w:rsid w:val="7E69DE87"/>
    <w:rsid w:val="7E6C31C4"/>
    <w:rsid w:val="7E7DDCFB"/>
    <w:rsid w:val="7E7E9BE1"/>
    <w:rsid w:val="7E87381F"/>
    <w:rsid w:val="7E88C2E5"/>
    <w:rsid w:val="7EAA83AB"/>
    <w:rsid w:val="7EADD57A"/>
    <w:rsid w:val="7EB0311B"/>
    <w:rsid w:val="7EB085A4"/>
    <w:rsid w:val="7EB436F2"/>
    <w:rsid w:val="7EB6988E"/>
    <w:rsid w:val="7EB75F1D"/>
    <w:rsid w:val="7EB7E569"/>
    <w:rsid w:val="7EBE7DB2"/>
    <w:rsid w:val="7EC558F8"/>
    <w:rsid w:val="7EC8979B"/>
    <w:rsid w:val="7EC8E5F5"/>
    <w:rsid w:val="7EC90EF8"/>
    <w:rsid w:val="7ECBCEC8"/>
    <w:rsid w:val="7ED57627"/>
    <w:rsid w:val="7ED6DDAB"/>
    <w:rsid w:val="7EE17731"/>
    <w:rsid w:val="7EEE9BE3"/>
    <w:rsid w:val="7EF494E9"/>
    <w:rsid w:val="7F15EB84"/>
    <w:rsid w:val="7F1D3900"/>
    <w:rsid w:val="7F1E5940"/>
    <w:rsid w:val="7F2D8180"/>
    <w:rsid w:val="7F35FF64"/>
    <w:rsid w:val="7F436E03"/>
    <w:rsid w:val="7F494E7F"/>
    <w:rsid w:val="7F4CC9BD"/>
    <w:rsid w:val="7F66D5EC"/>
    <w:rsid w:val="7F71AC51"/>
    <w:rsid w:val="7F765720"/>
    <w:rsid w:val="7F827389"/>
    <w:rsid w:val="7F8FDE8E"/>
    <w:rsid w:val="7F91CBA8"/>
    <w:rsid w:val="7F993659"/>
    <w:rsid w:val="7F9D4CE7"/>
    <w:rsid w:val="7F9F9D08"/>
    <w:rsid w:val="7FA85948"/>
    <w:rsid w:val="7FAAC5D9"/>
    <w:rsid w:val="7FB46B28"/>
    <w:rsid w:val="7FB7FBA2"/>
    <w:rsid w:val="7FC13D8F"/>
    <w:rsid w:val="7FC6C299"/>
    <w:rsid w:val="7FCE5D82"/>
    <w:rsid w:val="7FD58515"/>
    <w:rsid w:val="7FD7F4BB"/>
    <w:rsid w:val="7FE94BA8"/>
    <w:rsid w:val="7FF78616"/>
    <w:rsid w:val="7FFB07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3BD63F"/>
  <w15:chartTrackingRefBased/>
  <w15:docId w15:val="{5F3D7F3C-25E6-4579-B9BE-0CC4A8C30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E8A"/>
    <w:rPr>
      <w:rFonts w:ascii="Times New Roman" w:hAnsi="Times New Roman"/>
    </w:rPr>
  </w:style>
  <w:style w:type="paragraph" w:styleId="Heading1">
    <w:name w:val="heading 1"/>
    <w:basedOn w:val="Normal"/>
    <w:next w:val="Normal"/>
    <w:link w:val="Heading1Char"/>
    <w:autoRedefine/>
    <w:uiPriority w:val="9"/>
    <w:qFormat/>
    <w:rsid w:val="00185AC8"/>
    <w:pPr>
      <w:keepNext/>
      <w:keepLines/>
      <w:pageBreakBefore/>
      <w:spacing w:before="1440" w:after="480"/>
      <w:jc w:val="center"/>
      <w:outlineLvl w:val="0"/>
    </w:pPr>
  </w:style>
  <w:style w:type="paragraph" w:styleId="Heading2">
    <w:name w:val="heading 2"/>
    <w:basedOn w:val="Normal"/>
    <w:next w:val="Normal"/>
    <w:link w:val="Heading2Char"/>
    <w:autoRedefine/>
    <w:uiPriority w:val="9"/>
    <w:unhideWhenUsed/>
    <w:qFormat/>
    <w:rsid w:val="0024579C"/>
    <w:pPr>
      <w:keepNext/>
      <w:keepLines/>
      <w:spacing w:after="240"/>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7836A0"/>
    <w:pPr>
      <w:keepNext/>
      <w:keepLines/>
      <w:spacing w:before="40" w:after="240" w:line="480" w:lineRule="auto"/>
      <w:outlineLvl w:val="2"/>
    </w:pPr>
    <w:rPr>
      <w:rFonts w:eastAsiaTheme="majorEastAsia" w:cstheme="majorBidi"/>
    </w:rPr>
  </w:style>
  <w:style w:type="paragraph" w:styleId="Heading4">
    <w:name w:val="heading 4"/>
    <w:basedOn w:val="Normal"/>
    <w:next w:val="Normal"/>
    <w:link w:val="Heading4Char"/>
    <w:uiPriority w:val="9"/>
    <w:unhideWhenUsed/>
    <w:qFormat/>
    <w:rsid w:val="0041192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891819"/>
    <w:pPr>
      <w:spacing w:after="240"/>
      <w:jc w:val="center"/>
    </w:pPr>
    <w:rPr>
      <w:rFonts w:eastAsiaTheme="majorEastAsia" w:cstheme="majorBidi"/>
      <w:spacing w:val="-10"/>
      <w:kern w:val="28"/>
      <w:szCs w:val="56"/>
    </w:rPr>
  </w:style>
  <w:style w:type="character" w:customStyle="1" w:styleId="TitleChar">
    <w:name w:val="Title Char"/>
    <w:basedOn w:val="DefaultParagraphFont"/>
    <w:link w:val="Title"/>
    <w:uiPriority w:val="10"/>
    <w:rsid w:val="00891819"/>
    <w:rPr>
      <w:rFonts w:ascii="Times New Roman" w:eastAsiaTheme="majorEastAsia" w:hAnsi="Times New Roman" w:cstheme="majorBidi"/>
      <w:spacing w:val="-10"/>
      <w:kern w:val="28"/>
      <w:szCs w:val="56"/>
    </w:rPr>
  </w:style>
  <w:style w:type="character" w:customStyle="1" w:styleId="Heading1Char">
    <w:name w:val="Heading 1 Char"/>
    <w:basedOn w:val="DefaultParagraphFont"/>
    <w:link w:val="Heading1"/>
    <w:uiPriority w:val="9"/>
    <w:rsid w:val="00185AC8"/>
    <w:rPr>
      <w:rFonts w:ascii="Times New Roman" w:hAnsi="Times New Roman"/>
    </w:rPr>
  </w:style>
  <w:style w:type="character" w:customStyle="1" w:styleId="Heading2Char">
    <w:name w:val="Heading 2 Char"/>
    <w:basedOn w:val="DefaultParagraphFont"/>
    <w:link w:val="Heading2"/>
    <w:uiPriority w:val="9"/>
    <w:rsid w:val="0024579C"/>
    <w:rPr>
      <w:rFonts w:ascii="Times New Roman" w:eastAsiaTheme="majorEastAsia" w:hAnsi="Times New Roman" w:cstheme="majorBidi"/>
      <w:b/>
      <w:bCs/>
      <w:szCs w:val="26"/>
    </w:rPr>
  </w:style>
  <w:style w:type="paragraph" w:styleId="Caption">
    <w:name w:val="caption"/>
    <w:basedOn w:val="Normal"/>
    <w:next w:val="Normal"/>
    <w:autoRedefine/>
    <w:uiPriority w:val="35"/>
    <w:unhideWhenUsed/>
    <w:qFormat/>
    <w:rsid w:val="00CB5590"/>
    <w:pPr>
      <w:spacing w:after="200"/>
    </w:pPr>
    <w:rPr>
      <w:iCs/>
      <w:szCs w:val="18"/>
    </w:rPr>
  </w:style>
  <w:style w:type="paragraph" w:styleId="Header">
    <w:name w:val="header"/>
    <w:basedOn w:val="Normal"/>
    <w:link w:val="HeaderChar"/>
    <w:uiPriority w:val="99"/>
    <w:unhideWhenUsed/>
    <w:rsid w:val="00185AC8"/>
    <w:pPr>
      <w:tabs>
        <w:tab w:val="center" w:pos="4680"/>
        <w:tab w:val="right" w:pos="9360"/>
      </w:tabs>
    </w:pPr>
  </w:style>
  <w:style w:type="character" w:customStyle="1" w:styleId="HeaderChar">
    <w:name w:val="Header Char"/>
    <w:basedOn w:val="DefaultParagraphFont"/>
    <w:link w:val="Header"/>
    <w:uiPriority w:val="99"/>
    <w:rsid w:val="00185AC8"/>
    <w:rPr>
      <w:rFonts w:ascii="Times New Roman" w:hAnsi="Times New Roman"/>
    </w:rPr>
  </w:style>
  <w:style w:type="paragraph" w:styleId="Footer">
    <w:name w:val="footer"/>
    <w:basedOn w:val="Normal"/>
    <w:link w:val="FooterChar"/>
    <w:uiPriority w:val="99"/>
    <w:unhideWhenUsed/>
    <w:rsid w:val="00185AC8"/>
    <w:pPr>
      <w:tabs>
        <w:tab w:val="center" w:pos="4680"/>
        <w:tab w:val="right" w:pos="9360"/>
      </w:tabs>
    </w:pPr>
  </w:style>
  <w:style w:type="character" w:customStyle="1" w:styleId="FooterChar">
    <w:name w:val="Footer Char"/>
    <w:basedOn w:val="DefaultParagraphFont"/>
    <w:link w:val="Footer"/>
    <w:uiPriority w:val="99"/>
    <w:rsid w:val="00185AC8"/>
    <w:rPr>
      <w:rFonts w:ascii="Times New Roman" w:hAnsi="Times New Roman"/>
    </w:rPr>
  </w:style>
  <w:style w:type="paragraph" w:styleId="ListParagraph">
    <w:name w:val="List Paragraph"/>
    <w:basedOn w:val="Normal"/>
    <w:uiPriority w:val="34"/>
    <w:qFormat/>
    <w:rsid w:val="001A11ED"/>
    <w:pPr>
      <w:ind w:left="720"/>
      <w:contextualSpacing/>
    </w:pPr>
  </w:style>
  <w:style w:type="paragraph" w:styleId="TOCHeading">
    <w:name w:val="TOC Heading"/>
    <w:basedOn w:val="Heading1"/>
    <w:next w:val="Normal"/>
    <w:uiPriority w:val="39"/>
    <w:unhideWhenUsed/>
    <w:qFormat/>
    <w:rsid w:val="0077693B"/>
    <w:pPr>
      <w:pageBreakBefore w:val="0"/>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77693B"/>
    <w:pPr>
      <w:spacing w:after="100"/>
    </w:pPr>
  </w:style>
  <w:style w:type="character" w:styleId="Hyperlink">
    <w:name w:val="Hyperlink"/>
    <w:basedOn w:val="DefaultParagraphFont"/>
    <w:uiPriority w:val="99"/>
    <w:unhideWhenUsed/>
    <w:rsid w:val="0077693B"/>
    <w:rPr>
      <w:color w:val="0563C1" w:themeColor="hyperlink"/>
      <w:u w:val="single"/>
    </w:rPr>
  </w:style>
  <w:style w:type="paragraph" w:styleId="TableofFigures">
    <w:name w:val="table of figures"/>
    <w:basedOn w:val="Normal"/>
    <w:next w:val="Normal"/>
    <w:uiPriority w:val="99"/>
    <w:unhideWhenUsed/>
    <w:rsid w:val="0077693B"/>
  </w:style>
  <w:style w:type="character" w:customStyle="1" w:styleId="Heading3Char">
    <w:name w:val="Heading 3 Char"/>
    <w:basedOn w:val="DefaultParagraphFont"/>
    <w:link w:val="Heading3"/>
    <w:uiPriority w:val="9"/>
    <w:rsid w:val="007836A0"/>
    <w:rPr>
      <w:rFonts w:ascii="Times New Roman" w:eastAsiaTheme="majorEastAsia" w:hAnsi="Times New Roman" w:cstheme="majorBidi"/>
    </w:rPr>
  </w:style>
  <w:style w:type="paragraph" w:styleId="TOC2">
    <w:name w:val="toc 2"/>
    <w:basedOn w:val="Normal"/>
    <w:next w:val="Normal"/>
    <w:autoRedefine/>
    <w:uiPriority w:val="39"/>
    <w:unhideWhenUsed/>
    <w:rsid w:val="00E831A9"/>
    <w:pPr>
      <w:spacing w:after="100"/>
      <w:ind w:left="240"/>
    </w:pPr>
  </w:style>
  <w:style w:type="paragraph" w:styleId="TOC3">
    <w:name w:val="toc 3"/>
    <w:basedOn w:val="Normal"/>
    <w:next w:val="Normal"/>
    <w:autoRedefine/>
    <w:uiPriority w:val="39"/>
    <w:unhideWhenUsed/>
    <w:rsid w:val="00E831A9"/>
    <w:pPr>
      <w:spacing w:after="100"/>
      <w:ind w:left="480"/>
    </w:pPr>
  </w:style>
  <w:style w:type="table" w:styleId="TableGrid">
    <w:name w:val="Table Grid"/>
    <w:basedOn w:val="TableNormal"/>
    <w:uiPriority w:val="39"/>
    <w:rsid w:val="00A55E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037B9"/>
    <w:rPr>
      <w:color w:val="954F72" w:themeColor="followedHyperlink"/>
      <w:u w:val="single"/>
    </w:rPr>
  </w:style>
  <w:style w:type="character" w:styleId="PlaceholderText">
    <w:name w:val="Placeholder Text"/>
    <w:basedOn w:val="DefaultParagraphFont"/>
    <w:uiPriority w:val="99"/>
    <w:semiHidden/>
    <w:rsid w:val="001248B7"/>
    <w:rPr>
      <w:color w:val="808080"/>
    </w:rPr>
  </w:style>
  <w:style w:type="paragraph" w:styleId="BalloonText">
    <w:name w:val="Balloon Text"/>
    <w:basedOn w:val="Normal"/>
    <w:link w:val="BalloonTextChar"/>
    <w:uiPriority w:val="99"/>
    <w:semiHidden/>
    <w:unhideWhenUsed/>
    <w:rsid w:val="00F654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54F4"/>
    <w:rPr>
      <w:rFonts w:ascii="Segoe UI" w:hAnsi="Segoe UI" w:cs="Segoe UI"/>
      <w:sz w:val="18"/>
      <w:szCs w:val="18"/>
    </w:rPr>
  </w:style>
  <w:style w:type="paragraph" w:styleId="NormalWeb">
    <w:name w:val="Normal (Web)"/>
    <w:basedOn w:val="Normal"/>
    <w:uiPriority w:val="99"/>
    <w:semiHidden/>
    <w:unhideWhenUsed/>
    <w:rsid w:val="00D84A28"/>
    <w:pPr>
      <w:spacing w:before="100" w:beforeAutospacing="1" w:after="100" w:afterAutospacing="1"/>
    </w:pPr>
    <w:rPr>
      <w:rFonts w:eastAsia="Times New Roman" w:cs="Times New Roman"/>
    </w:rPr>
  </w:style>
  <w:style w:type="character" w:styleId="CommentReference">
    <w:name w:val="annotation reference"/>
    <w:basedOn w:val="DefaultParagraphFont"/>
    <w:uiPriority w:val="99"/>
    <w:semiHidden/>
    <w:unhideWhenUsed/>
    <w:rsid w:val="004C1171"/>
    <w:rPr>
      <w:sz w:val="16"/>
      <w:szCs w:val="16"/>
    </w:rPr>
  </w:style>
  <w:style w:type="paragraph" w:styleId="CommentText">
    <w:name w:val="annotation text"/>
    <w:basedOn w:val="Normal"/>
    <w:link w:val="CommentTextChar"/>
    <w:uiPriority w:val="99"/>
    <w:unhideWhenUsed/>
    <w:rsid w:val="004C1171"/>
    <w:rPr>
      <w:sz w:val="20"/>
      <w:szCs w:val="20"/>
    </w:rPr>
  </w:style>
  <w:style w:type="character" w:customStyle="1" w:styleId="CommentTextChar">
    <w:name w:val="Comment Text Char"/>
    <w:basedOn w:val="DefaultParagraphFont"/>
    <w:link w:val="CommentText"/>
    <w:uiPriority w:val="99"/>
    <w:rsid w:val="004C117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1171"/>
    <w:rPr>
      <w:b/>
      <w:bCs/>
    </w:rPr>
  </w:style>
  <w:style w:type="character" w:customStyle="1" w:styleId="CommentSubjectChar">
    <w:name w:val="Comment Subject Char"/>
    <w:basedOn w:val="CommentTextChar"/>
    <w:link w:val="CommentSubject"/>
    <w:uiPriority w:val="99"/>
    <w:semiHidden/>
    <w:rsid w:val="004C1171"/>
    <w:rPr>
      <w:rFonts w:ascii="Times New Roman" w:hAnsi="Times New Roman"/>
      <w:b/>
      <w:bCs/>
      <w:sz w:val="20"/>
      <w:szCs w:val="20"/>
    </w:rPr>
  </w:style>
  <w:style w:type="character" w:styleId="UnresolvedMention">
    <w:name w:val="Unresolved Mention"/>
    <w:basedOn w:val="DefaultParagraphFont"/>
    <w:uiPriority w:val="99"/>
    <w:semiHidden/>
    <w:unhideWhenUsed/>
    <w:rsid w:val="0023634D"/>
    <w:rPr>
      <w:color w:val="605E5C"/>
      <w:shd w:val="clear" w:color="auto" w:fill="E1DFDD"/>
    </w:rPr>
  </w:style>
  <w:style w:type="character" w:styleId="Mention">
    <w:name w:val="Mention"/>
    <w:basedOn w:val="DefaultParagraphFont"/>
    <w:uiPriority w:val="99"/>
    <w:unhideWhenUsed/>
    <w:rsid w:val="00CC5FE4"/>
    <w:rPr>
      <w:color w:val="2B579A"/>
      <w:shd w:val="clear" w:color="auto" w:fill="E1DFDD"/>
    </w:rPr>
  </w:style>
  <w:style w:type="character" w:customStyle="1" w:styleId="Heading4Char">
    <w:name w:val="Heading 4 Char"/>
    <w:basedOn w:val="DefaultParagraphFont"/>
    <w:link w:val="Heading4"/>
    <w:uiPriority w:val="9"/>
    <w:rsid w:val="00411924"/>
    <w:rPr>
      <w:rFonts w:asciiTheme="majorHAnsi" w:eastAsiaTheme="majorEastAsia" w:hAnsiTheme="majorHAnsi" w:cstheme="majorBidi"/>
      <w:i/>
      <w:iCs/>
      <w:color w:val="2E74B5" w:themeColor="accent1" w:themeShade="BF"/>
    </w:rPr>
  </w:style>
  <w:style w:type="paragraph" w:styleId="NoSpacing">
    <w:name w:val="No Spacing"/>
    <w:uiPriority w:val="1"/>
    <w:qFormat/>
    <w:rsid w:val="00753915"/>
  </w:style>
  <w:style w:type="character" w:styleId="FootnoteReference">
    <w:name w:val="footnote reference"/>
    <w:basedOn w:val="DefaultParagraphFont"/>
    <w:uiPriority w:val="99"/>
    <w:semiHidden/>
    <w:unhideWhenUsed/>
    <w:rsid w:val="005F671B"/>
    <w:rPr>
      <w:vertAlign w:val="superscript"/>
    </w:rPr>
  </w:style>
  <w:style w:type="character" w:customStyle="1" w:styleId="FootnoteTextChar">
    <w:name w:val="Footnote Text Char"/>
    <w:basedOn w:val="DefaultParagraphFont"/>
    <w:link w:val="FootnoteText"/>
    <w:uiPriority w:val="99"/>
    <w:semiHidden/>
    <w:rsid w:val="005F671B"/>
    <w:rPr>
      <w:sz w:val="20"/>
      <w:szCs w:val="20"/>
    </w:rPr>
  </w:style>
  <w:style w:type="paragraph" w:styleId="FootnoteText">
    <w:name w:val="footnote text"/>
    <w:basedOn w:val="Normal"/>
    <w:link w:val="FootnoteTextChar"/>
    <w:uiPriority w:val="99"/>
    <w:semiHidden/>
    <w:unhideWhenUsed/>
    <w:rsid w:val="005F671B"/>
    <w:rPr>
      <w:rFonts w:asciiTheme="minorHAnsi" w:hAnsiTheme="minorHAnsi"/>
      <w:sz w:val="20"/>
      <w:szCs w:val="20"/>
    </w:rPr>
  </w:style>
  <w:style w:type="character" w:customStyle="1" w:styleId="FootnoteTextChar1">
    <w:name w:val="Footnote Text Char1"/>
    <w:basedOn w:val="DefaultParagraphFont"/>
    <w:uiPriority w:val="99"/>
    <w:semiHidden/>
    <w:rsid w:val="005F671B"/>
    <w:rPr>
      <w:rFonts w:ascii="Times New Roman" w:hAnsi="Times New Roman"/>
      <w:sz w:val="20"/>
      <w:szCs w:val="20"/>
    </w:rPr>
  </w:style>
  <w:style w:type="character" w:styleId="PageNumber">
    <w:name w:val="page number"/>
    <w:basedOn w:val="DefaultParagraphFont"/>
    <w:uiPriority w:val="99"/>
    <w:semiHidden/>
    <w:unhideWhenUsed/>
    <w:rsid w:val="00DB42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758421">
      <w:bodyDiv w:val="1"/>
      <w:marLeft w:val="0"/>
      <w:marRight w:val="0"/>
      <w:marTop w:val="0"/>
      <w:marBottom w:val="0"/>
      <w:divBdr>
        <w:top w:val="none" w:sz="0" w:space="0" w:color="auto"/>
        <w:left w:val="none" w:sz="0" w:space="0" w:color="auto"/>
        <w:bottom w:val="none" w:sz="0" w:space="0" w:color="auto"/>
        <w:right w:val="none" w:sz="0" w:space="0" w:color="auto"/>
      </w:divBdr>
    </w:div>
    <w:div w:id="980039252">
      <w:bodyDiv w:val="1"/>
      <w:marLeft w:val="0"/>
      <w:marRight w:val="0"/>
      <w:marTop w:val="0"/>
      <w:marBottom w:val="0"/>
      <w:divBdr>
        <w:top w:val="none" w:sz="0" w:space="0" w:color="auto"/>
        <w:left w:val="none" w:sz="0" w:space="0" w:color="auto"/>
        <w:bottom w:val="none" w:sz="0" w:space="0" w:color="auto"/>
        <w:right w:val="none" w:sz="0" w:space="0" w:color="auto"/>
      </w:divBdr>
    </w:div>
    <w:div w:id="129178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hyperlink" Target="https://try.coachmeplus.com/plans" TargetMode="External"/><Relationship Id="rId39" Type="http://schemas.openxmlformats.org/officeDocument/2006/relationships/hyperlink" Target="https://learn.microsoft.com/en-us/azure/azure-government/azure-secure-isolation-guidance" TargetMode="External"/><Relationship Id="rId21" Type="http://schemas.openxmlformats.org/officeDocument/2006/relationships/header" Target="header9.xml"/><Relationship Id="rId34" Type="http://schemas.openxmlformats.org/officeDocument/2006/relationships/hyperlink" Target="https://www.eis.army.mil/programs/atis" TargetMode="External"/><Relationship Id="rId42" Type="http://schemas.openxmlformats.org/officeDocument/2006/relationships/hyperlink" Target="https://www.army.mil/e2/downloads/rv7/acft/h2f_operating_concept.pdf" TargetMode="External"/><Relationship Id="rId47" Type="http://schemas.openxmlformats.org/officeDocument/2006/relationships/hyperlink" Target="https://www.nationalguard.mil/" TargetMode="Externa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image" Target="media/image5.jpeg"/><Relationship Id="rId11" Type="http://schemas.openxmlformats.org/officeDocument/2006/relationships/header" Target="header1.xml"/><Relationship Id="rId24" Type="http://schemas.openxmlformats.org/officeDocument/2006/relationships/image" Target="media/image2.jpeg"/><Relationship Id="rId32" Type="http://schemas.openxmlformats.org/officeDocument/2006/relationships/header" Target="header12.xml"/><Relationship Id="rId37" Type="http://schemas.openxmlformats.org/officeDocument/2006/relationships/hyperlink" Target="https://learn.microsoft.com/en-us/azure/azure-government/documentation-government-plan-compliance" TargetMode="External"/><Relationship Id="rId40" Type="http://schemas.openxmlformats.org/officeDocument/2006/relationships/hyperlink" Target="https://azure.microsoft.com/en-us/support/plans" TargetMode="External"/><Relationship Id="rId45" Type="http://schemas.openxmlformats.org/officeDocument/2006/relationships/hyperlink" Target="https://www.army.mil/article/224036/army_leader_dashboard_creating_insight_driven_decisions.&#8204;" TargetMode="External"/><Relationship Id="rId5" Type="http://schemas.openxmlformats.org/officeDocument/2006/relationships/numbering" Target="numbering.xml"/><Relationship Id="rId15" Type="http://schemas.openxmlformats.org/officeDocument/2006/relationships/header" Target="header5.xml"/><Relationship Id="rId23" Type="http://schemas.openxmlformats.org/officeDocument/2006/relationships/header" Target="header10.xml"/><Relationship Id="rId28" Type="http://schemas.openxmlformats.org/officeDocument/2006/relationships/image" Target="media/image4.png"/><Relationship Id="rId36" Type="http://schemas.openxmlformats.org/officeDocument/2006/relationships/hyperlink" Target="https://learn.microsoft.com/en-us/azure/azure-government/compliance/azure-services-in-fedramp-auditscope"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applewebdata://E63D6372-E7AC-4A56-94CD-849ECE7D7DD8" TargetMode="External"/><Relationship Id="rId31" Type="http://schemas.openxmlformats.org/officeDocument/2006/relationships/header" Target="header11.xml"/><Relationship Id="rId44" Type="http://schemas.openxmlformats.org/officeDocument/2006/relationships/hyperlink" Target="https://www.statista.com/chart/18819/worldwide-market-share-of-leading-cloud-infrastructure-service-providers/" TargetMode="External"/><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image" Target="media/image1.png"/><Relationship Id="rId27" Type="http://schemas.openxmlformats.org/officeDocument/2006/relationships/hyperlink" Target="https://try.coachmeplus.com/pricing" TargetMode="External"/><Relationship Id="rId30" Type="http://schemas.openxmlformats.org/officeDocument/2006/relationships/image" Target="media/image6.jpeg"/><Relationship Id="rId35" Type="http://schemas.openxmlformats.org/officeDocument/2006/relationships/hyperlink" Target="https://intellipaat.com/blog/aws-vs-azure-vs-google-cloud/?US" TargetMode="External"/><Relationship Id="rId43" Type="http://schemas.openxmlformats.org/officeDocument/2006/relationships/hyperlink" Target="https://www.uscloud.com/azure-government-cloud-vs-commercial/" TargetMode="External"/><Relationship Id="rId48" Type="http://schemas.openxmlformats.org/officeDocument/2006/relationships/header" Target="header14.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eccalon.sharepoint.com/sites/Xforcensin-XFFTeam-X2FOhioANG/Shared%20Documents/XFF%20Team%20-%20X2F%20Ohio%20ANG/Final%20Report%20Working%20Files/Final%20Report%20Document%20DRAFT.docx" TargetMode="External"/><Relationship Id="rId25" Type="http://schemas.openxmlformats.org/officeDocument/2006/relationships/image" Target="media/image3.jpeg"/><Relationship Id="rId33" Type="http://schemas.openxmlformats.org/officeDocument/2006/relationships/header" Target="header13.xml"/><Relationship Id="rId38" Type="http://schemas.openxmlformats.org/officeDocument/2006/relationships/hyperlink" Target="https://azure.microsoft.com/en-us/explore/global-infrastructure/government/national-security/" TargetMode="External"/><Relationship Id="rId46" Type="http://schemas.openxmlformats.org/officeDocument/2006/relationships/hyperlink" Target="https://mindmajix.com/looker-vs-power-bi" TargetMode="External"/><Relationship Id="rId20" Type="http://schemas.openxmlformats.org/officeDocument/2006/relationships/header" Target="header8.xml"/><Relationship Id="rId41" Type="http://schemas.openxmlformats.org/officeDocument/2006/relationships/hyperlink" Target="https://k21academy.com/amazon-web-services/aws-solutions-architect/aws-vs-azure-vsgcp/"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mindmajix.com/looker-vs-power-bi" TargetMode="External"/><Relationship Id="rId3" Type="http://schemas.openxmlformats.org/officeDocument/2006/relationships/hyperlink" Target="https://www.uscloud.com/azure-government-cloud-vs-commercial/" TargetMode="External"/><Relationship Id="rId7" Type="http://schemas.openxmlformats.org/officeDocument/2006/relationships/hyperlink" Target="https://learn.microsoft.com/en-us/azure/azure-government/compliance/azure-services-in-fedramp-auditscope" TargetMode="External"/><Relationship Id="rId2" Type="http://schemas.openxmlformats.org/officeDocument/2006/relationships/hyperlink" Target="https://k21academy.com/amazon-web-services/aws-solutions-architect/aws-vs-azure-vs-gcp/" TargetMode="External"/><Relationship Id="rId1" Type="http://schemas.openxmlformats.org/officeDocument/2006/relationships/hyperlink" Target="https://www.statista.com/chart/18819/worldwide-market-share-of-leading-cloud-infrastructure-service-providers/" TargetMode="External"/><Relationship Id="rId6" Type="http://schemas.openxmlformats.org/officeDocument/2006/relationships/hyperlink" Target="https://azure.microsoft.com/en-us/explore/global-infrastructure/government/national-security/" TargetMode="External"/><Relationship Id="rId11" Type="http://schemas.openxmlformats.org/officeDocument/2006/relationships/hyperlink" Target="https://azure.microsoft.com/en-us/support/plans" TargetMode="External"/><Relationship Id="rId5" Type="http://schemas.openxmlformats.org/officeDocument/2006/relationships/hyperlink" Target="https://learn.microsoft.com/en-us/azure/azure-government/azure-secure-isolation-guidance" TargetMode="External"/><Relationship Id="rId10" Type="http://schemas.openxmlformats.org/officeDocument/2006/relationships/hyperlink" Target="https://azure.microsoft.com/en-us/support/plans" TargetMode="External"/><Relationship Id="rId4" Type="http://schemas.openxmlformats.org/officeDocument/2006/relationships/hyperlink" Target="https://learn.microsoft.com/en-us/azure/azure-government/documentation-government-plan-compliance" TargetMode="External"/><Relationship Id="rId9" Type="http://schemas.openxmlformats.org/officeDocument/2006/relationships/hyperlink" Target="https://intellipaat.com/blog/aws-vs-azure-vs-google-cloud/?U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ly\OneDrive%20-%20The%20Ohio%20State%20University\HPC\Summer%202023\X-Force%20Fellowship%20Materials\Final%20Report%20Document%20OUTLIN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04adc925-6b5d-4628-b7e0-5b86efa98958" xsi:nil="true"/>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98C060DC519C5438F279013B0EC9B02" ma:contentTypeVersion="14" ma:contentTypeDescription="Create a new document." ma:contentTypeScope="" ma:versionID="38921e7c800974ea3d51914db65230e5">
  <xsd:schema xmlns:xsd="http://www.w3.org/2001/XMLSchema" xmlns:xs="http://www.w3.org/2001/XMLSchema" xmlns:p="http://schemas.microsoft.com/office/2006/metadata/properties" xmlns:ns1="http://schemas.microsoft.com/sharepoint/v3" xmlns:ns3="bc96db8f-62c4-44cc-8b28-7ef117495d18" xmlns:ns4="04adc925-6b5d-4628-b7e0-5b86efa98958" targetNamespace="http://schemas.microsoft.com/office/2006/metadata/properties" ma:root="true" ma:fieldsID="f26aec76f0d48f8b804dca81cf0d6e1f" ns1:_="" ns3:_="" ns4:_="">
    <xsd:import namespace="http://schemas.microsoft.com/sharepoint/v3"/>
    <xsd:import namespace="bc96db8f-62c4-44cc-8b28-7ef117495d18"/>
    <xsd:import namespace="04adc925-6b5d-4628-b7e0-5b86efa9895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_activity"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c96db8f-62c4-44cc-8b28-7ef117495d1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adc925-6b5d-4628-b7e0-5b86efa9895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1377B04-263C-42AE-A9D0-FD7DFD761292}">
  <ds:schemaRefs>
    <ds:schemaRef ds:uri="http://schemas.microsoft.com/sharepoint/v3/contenttype/forms"/>
  </ds:schemaRefs>
</ds:datastoreItem>
</file>

<file path=customXml/itemProps2.xml><?xml version="1.0" encoding="utf-8"?>
<ds:datastoreItem xmlns:ds="http://schemas.openxmlformats.org/officeDocument/2006/customXml" ds:itemID="{F1AF3B32-4E5B-4D5C-A36A-94EF524498FD}">
  <ds:schemaRefs>
    <ds:schemaRef ds:uri="http://schemas.openxmlformats.org/officeDocument/2006/bibliography"/>
  </ds:schemaRefs>
</ds:datastoreItem>
</file>

<file path=customXml/itemProps3.xml><?xml version="1.0" encoding="utf-8"?>
<ds:datastoreItem xmlns:ds="http://schemas.openxmlformats.org/officeDocument/2006/customXml" ds:itemID="{50AA732F-C0FB-4182-9F97-CD96DC5D3817}">
  <ds:schemaRefs>
    <ds:schemaRef ds:uri="http://schemas.microsoft.com/office/2006/documentManagement/types"/>
    <ds:schemaRef ds:uri="http://www.w3.org/XML/1998/namespace"/>
    <ds:schemaRef ds:uri="http://purl.org/dc/terms/"/>
    <ds:schemaRef ds:uri="04adc925-6b5d-4628-b7e0-5b86efa98958"/>
    <ds:schemaRef ds:uri="http://schemas.microsoft.com/office/2006/metadata/properties"/>
    <ds:schemaRef ds:uri="http://schemas.microsoft.com/sharepoint/v3"/>
    <ds:schemaRef ds:uri="http://schemas.microsoft.com/office/infopath/2007/PartnerControls"/>
    <ds:schemaRef ds:uri="http://schemas.openxmlformats.org/package/2006/metadata/core-properties"/>
    <ds:schemaRef ds:uri="bc96db8f-62c4-44cc-8b28-7ef117495d18"/>
    <ds:schemaRef ds:uri="http://purl.org/dc/dcmitype/"/>
    <ds:schemaRef ds:uri="http://purl.org/dc/elements/1.1/"/>
  </ds:schemaRefs>
</ds:datastoreItem>
</file>

<file path=customXml/itemProps4.xml><?xml version="1.0" encoding="utf-8"?>
<ds:datastoreItem xmlns:ds="http://schemas.openxmlformats.org/officeDocument/2006/customXml" ds:itemID="{0F66D82D-5F3C-49EF-AF39-66FC24E319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c96db8f-62c4-44cc-8b28-7ef117495d18"/>
    <ds:schemaRef ds:uri="04adc925-6b5d-4628-b7e0-5b86efa989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Final Report Document OUTLINE.dotx</Template>
  <TotalTime>1</TotalTime>
  <Pages>57</Pages>
  <Words>11920</Words>
  <Characters>67946</Characters>
  <Application>Microsoft Office Word</Application>
  <DocSecurity>4</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Graduate School OSU</Company>
  <LinksUpToDate>false</LinksUpToDate>
  <CharactersWithSpaces>79707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Emaly Vatne</dc:creator>
  <cp:keywords/>
  <dc:description/>
  <cp:lastModifiedBy>Daniel</cp:lastModifiedBy>
  <cp:revision>2</cp:revision>
  <cp:lastPrinted>2017-09-12T17:35:00Z</cp:lastPrinted>
  <dcterms:created xsi:type="dcterms:W3CDTF">2023-08-06T21:19:00Z</dcterms:created>
  <dcterms:modified xsi:type="dcterms:W3CDTF">2023-08-06T21:19:00Z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0x010100398C060DC519C5438F279013B0EC9B02</vt:lpwstr>
  </property>
</Properties>
</file>